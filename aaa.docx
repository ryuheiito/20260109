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FE37B" w14:textId="6FFD41BE" w:rsidR="00704FA3" w:rsidRPr="00173C7F" w:rsidRDefault="003510E4">
      <w:pPr>
        <w:pStyle w:val="ab"/>
        <w:wordWrap/>
        <w:autoSpaceDE/>
        <w:autoSpaceDN/>
      </w:pPr>
      <w:r w:rsidRPr="00173C7F">
        <w:rPr>
          <w:rFonts w:ascii="ＭＳ 明朝" w:hAnsi="ＭＳ 明朝" w:cs="ＭＳ Ｐゴシック" w:hint="eastAsia"/>
          <w:noProof/>
          <w:spacing w:val="0"/>
          <w:szCs w:val="36"/>
          <w:u w:val="single"/>
        </w:rPr>
        <mc:AlternateContent>
          <mc:Choice Requires="wps">
            <w:drawing>
              <wp:anchor distT="0" distB="0" distL="114300" distR="114300" simplePos="0" relativeHeight="251662848" behindDoc="0" locked="0" layoutInCell="0" allowOverlap="1" wp14:anchorId="142B1A74" wp14:editId="0BE1C989">
                <wp:simplePos x="0" y="0"/>
                <wp:positionH relativeFrom="column">
                  <wp:posOffset>3886835</wp:posOffset>
                </wp:positionH>
                <wp:positionV relativeFrom="paragraph">
                  <wp:posOffset>10160</wp:posOffset>
                </wp:positionV>
                <wp:extent cx="1866900" cy="641350"/>
                <wp:effectExtent l="0" t="0" r="0" b="0"/>
                <wp:wrapNone/>
                <wp:docPr id="24" name="Text Box 40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641350"/>
                        </a:xfrm>
                        <a:prstGeom prst="rect">
                          <a:avLst/>
                        </a:prstGeom>
                        <a:solidFill>
                          <a:srgbClr val="FFFFFF"/>
                        </a:solidFill>
                        <a:ln w="57150" cmpd="thinThick">
                          <a:solidFill>
                            <a:srgbClr val="000000"/>
                          </a:solidFill>
                          <a:miter lim="800000"/>
                          <a:headEnd/>
                          <a:tailEnd/>
                        </a:ln>
                      </wps:spPr>
                      <wps:txbx>
                        <w:txbxContent>
                          <w:p w14:paraId="5260DFC9" w14:textId="77777777" w:rsidR="00BB34DE" w:rsidRPr="00B61BA4" w:rsidRDefault="00BB34DE" w:rsidP="00DD6962">
                            <w:pPr>
                              <w:jc w:val="center"/>
                              <w:rPr>
                                <w:rFonts w:eastAsia="ＭＳ ゴシック"/>
                                <w:sz w:val="36"/>
                              </w:rPr>
                            </w:pPr>
                            <w:r w:rsidRPr="00B61BA4">
                              <w:rPr>
                                <w:rFonts w:eastAsia="ＭＳ ゴシック" w:hint="eastAsia"/>
                                <w:sz w:val="36"/>
                              </w:rPr>
                              <w:t>厳　秘</w:t>
                            </w:r>
                          </w:p>
                          <w:p w14:paraId="69760D8A" w14:textId="77777777" w:rsidR="00BB34DE" w:rsidRPr="00B61BA4" w:rsidRDefault="00BB34DE" w:rsidP="00DD6962">
                            <w:pPr>
                              <w:keepNext/>
                              <w:jc w:val="center"/>
                              <w:outlineLvl w:val="4"/>
                              <w:rPr>
                                <w:rFonts w:eastAsia="ＭＳ ゴシック"/>
                                <w:sz w:val="36"/>
                              </w:rPr>
                            </w:pPr>
                            <w:r w:rsidRPr="00B61BA4">
                              <w:rPr>
                                <w:rFonts w:eastAsia="ＭＳ ゴシック" w:hint="eastAsia"/>
                                <w:sz w:val="36"/>
                              </w:rPr>
                              <w:t>Confidential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2B1A74" id="_x0000_t202" coordsize="21600,21600" o:spt="202" path="m,l,21600r21600,l21600,xe">
                <v:stroke joinstyle="miter"/>
                <v:path gradientshapeok="t" o:connecttype="rect"/>
              </v:shapetype>
              <v:shape id="Text Box 4028" o:spid="_x0000_s1026" type="#_x0000_t202" style="position:absolute;left:0;text-align:left;margin-left:306.05pt;margin-top:.8pt;width:147pt;height: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" o:allowincell="f" strokeweight="4.5pt">
                <v:stroke linestyle="thinThick"/>
                <v:textbox>
                  <w:txbxContent>
                    <w:p w14:paraId="5260DFC9" w14:textId="77777777" w:rsidR="00BB34DE" w:rsidRPr="00B61BA4" w:rsidRDefault="00BB34DE" w:rsidP="00DD6962">
                      <w:pPr>
                        <w:jc w:val="center"/>
                        <w:rPr>
                          <w:rFonts w:eastAsia="ＭＳ ゴシック"/>
                          <w:sz w:val="36"/>
                        </w:rPr>
                      </w:pPr>
                      <w:r w:rsidRPr="00B61BA4">
                        <w:rPr>
                          <w:rFonts w:eastAsia="ＭＳ ゴシック" w:hint="eastAsia"/>
                          <w:sz w:val="36"/>
                        </w:rPr>
                        <w:t>厳　秘</w:t>
                      </w:r>
                    </w:p>
                    <w:p w14:paraId="69760D8A" w14:textId="77777777" w:rsidR="00BB34DE" w:rsidRPr="00B61BA4" w:rsidRDefault="00BB34DE" w:rsidP="00DD6962">
                      <w:pPr>
                        <w:keepNext/>
                        <w:jc w:val="center"/>
                        <w:outlineLvl w:val="4"/>
                        <w:rPr>
                          <w:rFonts w:eastAsia="ＭＳ ゴシック"/>
                          <w:sz w:val="36"/>
                        </w:rPr>
                      </w:pPr>
                      <w:r w:rsidRPr="00B61BA4">
                        <w:rPr>
                          <w:rFonts w:eastAsia="ＭＳ ゴシック" w:hint="eastAsia"/>
                          <w:sz w:val="36"/>
                        </w:rPr>
                        <w:t>Confidential</w:t>
                      </w:r>
                    </w:p>
                  </w:txbxContent>
                </v:textbox>
              </v:shape>
            </w:pict>
          </mc:Fallback>
        </mc:AlternateContent>
      </w:r>
    </w:p>
    <w:p w14:paraId="483694F7" w14:textId="77777777" w:rsidR="00053A60" w:rsidRPr="00173C7F" w:rsidRDefault="00053A60" w:rsidP="00DD5BED">
      <w:pPr>
        <w:wordWrap/>
        <w:autoSpaceDE/>
        <w:autoSpaceDN/>
        <w:rPr>
          <w:rFonts w:ascii="ＭＳ 明朝" w:hAnsi="ＭＳ 明朝" w:cs="ＭＳ Ｐゴシック"/>
          <w:spacing w:val="0"/>
          <w:sz w:val="36"/>
          <w:szCs w:val="36"/>
          <w:u w:val="single"/>
        </w:rPr>
      </w:pPr>
    </w:p>
    <w:p w14:paraId="70FD92CF" w14:textId="4103FEAE" w:rsidR="00DD5BED" w:rsidRPr="00173C7F" w:rsidRDefault="002B4329" w:rsidP="00474686">
      <w:pPr>
        <w:tabs>
          <w:tab w:val="left" w:pos="900"/>
          <w:tab w:val="left" w:pos="1800"/>
          <w:tab w:val="left" w:pos="2700"/>
          <w:tab w:val="left" w:pos="3600"/>
          <w:tab w:val="left" w:pos="4500"/>
          <w:tab w:val="left" w:pos="5400"/>
          <w:tab w:val="left" w:pos="6300"/>
          <w:tab w:val="left" w:pos="7200"/>
          <w:tab w:val="left" w:pos="8100"/>
          <w:tab w:val="left" w:pos="9000"/>
          <w:tab w:val="left" w:pos="9900"/>
          <w:tab w:val="left" w:pos="10800"/>
          <w:tab w:val="left" w:pos="11700"/>
          <w:tab w:val="left" w:pos="12600"/>
          <w:tab w:val="left" w:pos="13500"/>
          <w:tab w:val="left" w:pos="14400"/>
          <w:tab w:val="left" w:pos="15300"/>
          <w:tab w:val="left" w:pos="16200"/>
          <w:tab w:val="left" w:pos="17100"/>
          <w:tab w:val="left" w:pos="18000"/>
          <w:tab w:val="left" w:pos="18900"/>
          <w:tab w:val="left" w:pos="19800"/>
          <w:tab w:val="left" w:pos="20700"/>
          <w:tab w:val="left" w:pos="21600"/>
          <w:tab w:val="left" w:pos="22500"/>
          <w:tab w:val="left" w:pos="23400"/>
          <w:tab w:val="left" w:pos="24300"/>
          <w:tab w:val="left" w:pos="25200"/>
          <w:tab w:val="left" w:pos="26100"/>
          <w:tab w:val="left" w:pos="27000"/>
          <w:tab w:val="left" w:pos="27900"/>
          <w:tab w:val="left" w:pos="28800"/>
        </w:tabs>
        <w:wordWrap/>
        <w:spacing w:line="240" w:lineRule="auto"/>
        <w:jc w:val="left"/>
        <w:textAlignment w:val="auto"/>
        <w:rPr>
          <w:rFonts w:ascii="ＭＳ 明朝" w:hAnsi="ＭＳ 明朝" w:cs="ＭＳ Ｐゴシック"/>
          <w:spacing w:val="0"/>
          <w:sz w:val="36"/>
          <w:szCs w:val="36"/>
          <w:u w:val="single"/>
        </w:rPr>
      </w:pPr>
      <w:r w:rsidRPr="00173C7F">
        <w:rPr>
          <w:rFonts w:ascii="ＭＳ 明朝" w:hAnsi="ＭＳ 明朝" w:cs="ＭＳ Ｐゴシック" w:hint="eastAsia"/>
          <w:spacing w:val="0"/>
          <w:sz w:val="36"/>
          <w:szCs w:val="36"/>
          <w:u w:val="single"/>
          <w:lang w:val="ja-JP"/>
        </w:rPr>
        <w:t>株式会社</w:t>
      </w:r>
      <w:r w:rsidR="00205575" w:rsidRPr="00173C7F">
        <w:rPr>
          <w:rFonts w:ascii="ＭＳ 明朝" w:hAnsi="ＭＳ 明朝" w:cs="ＭＳ Ｐゴシック" w:hint="eastAsia"/>
          <w:spacing w:val="0"/>
          <w:sz w:val="36"/>
          <w:szCs w:val="36"/>
          <w:u w:val="single"/>
        </w:rPr>
        <w:t>●</w:t>
      </w:r>
      <w:r w:rsidR="005D1AB8" w:rsidRPr="00173C7F">
        <w:rPr>
          <w:rFonts w:ascii="ＭＳ 明朝" w:hAnsi="ＭＳ 明朝" w:cs="ＭＳ Ｐゴシック" w:hint="eastAsia"/>
          <w:spacing w:val="0"/>
          <w:sz w:val="36"/>
          <w:szCs w:val="36"/>
          <w:u w:val="single"/>
        </w:rPr>
        <w:t>●●●</w:t>
      </w:r>
      <w:r w:rsidR="00932A77" w:rsidRPr="00173C7F">
        <w:rPr>
          <w:rFonts w:ascii="ＭＳ 明朝" w:hAnsi="ＭＳ 明朝" w:cs="ＭＳ Ｐゴシック" w:hint="eastAsia"/>
          <w:spacing w:val="0"/>
          <w:sz w:val="36"/>
          <w:szCs w:val="36"/>
          <w:u w:val="single"/>
          <w:lang w:val="ja-JP"/>
        </w:rPr>
        <w:t xml:space="preserve">　</w:t>
      </w:r>
      <w:r w:rsidR="00DD5BED" w:rsidRPr="00173C7F">
        <w:rPr>
          <w:rFonts w:ascii="ＭＳ 明朝" w:hAnsi="ＭＳ 明朝" w:cs="ＭＳ Ｐゴシック" w:hint="eastAsia"/>
          <w:spacing w:val="0"/>
          <w:sz w:val="36"/>
          <w:szCs w:val="36"/>
          <w:u w:val="single"/>
          <w:lang w:val="ja-JP"/>
        </w:rPr>
        <w:t>御中</w:t>
      </w:r>
    </w:p>
    <w:p w14:paraId="4AF5F793" w14:textId="77777777" w:rsidR="00704FA3" w:rsidRPr="00173C7F" w:rsidRDefault="00704FA3">
      <w:pPr>
        <w:wordWrap/>
        <w:autoSpaceDE/>
        <w:autoSpaceDN/>
        <w:rPr>
          <w:sz w:val="36"/>
          <w:szCs w:val="36"/>
          <w:u w:val="single"/>
        </w:rPr>
      </w:pPr>
    </w:p>
    <w:p w14:paraId="59279D4A" w14:textId="77777777" w:rsidR="00606189" w:rsidRPr="00173C7F" w:rsidRDefault="00606189">
      <w:pPr>
        <w:wordWrap/>
        <w:autoSpaceDE/>
        <w:autoSpaceDN/>
        <w:rPr>
          <w:sz w:val="36"/>
          <w:szCs w:val="36"/>
          <w:u w:val="single"/>
        </w:rPr>
      </w:pPr>
    </w:p>
    <w:p w14:paraId="5FCA0662" w14:textId="77777777" w:rsidR="00606189" w:rsidRPr="00173C7F" w:rsidRDefault="00606189">
      <w:pPr>
        <w:wordWrap/>
        <w:autoSpaceDE/>
        <w:autoSpaceDN/>
        <w:rPr>
          <w:sz w:val="36"/>
          <w:szCs w:val="36"/>
          <w:u w:val="single"/>
        </w:rPr>
      </w:pPr>
    </w:p>
    <w:p w14:paraId="6463CA05" w14:textId="77777777" w:rsidR="00606189" w:rsidRPr="00173C7F" w:rsidRDefault="00606189">
      <w:pPr>
        <w:wordWrap/>
        <w:autoSpaceDE/>
        <w:autoSpaceDN/>
        <w:rPr>
          <w:sz w:val="36"/>
          <w:szCs w:val="36"/>
          <w:u w:val="single"/>
        </w:rPr>
      </w:pPr>
    </w:p>
    <w:p w14:paraId="634A1BA6" w14:textId="77777777" w:rsidR="002B4329" w:rsidRPr="00173C7F" w:rsidRDefault="002B4329">
      <w:pPr>
        <w:wordWrap/>
        <w:autoSpaceDE/>
        <w:autoSpaceDN/>
        <w:rPr>
          <w:sz w:val="36"/>
        </w:rPr>
      </w:pPr>
    </w:p>
    <w:p w14:paraId="2D13967C" w14:textId="77777777" w:rsidR="00704FA3" w:rsidRPr="00173C7F" w:rsidRDefault="00704FA3">
      <w:pPr>
        <w:wordWrap/>
        <w:autoSpaceDE/>
        <w:autoSpaceDN/>
        <w:rPr>
          <w:sz w:val="36"/>
        </w:rPr>
      </w:pPr>
    </w:p>
    <w:p w14:paraId="6380CB17" w14:textId="17F81A58" w:rsidR="00704FA3" w:rsidRPr="00173C7F" w:rsidRDefault="00D0003B">
      <w:pPr>
        <w:wordWrap/>
        <w:autoSpaceDE/>
        <w:autoSpaceDN/>
        <w:spacing w:line="240" w:lineRule="auto"/>
        <w:jc w:val="center"/>
        <w:rPr>
          <w:sz w:val="48"/>
        </w:rPr>
      </w:pPr>
      <w:r>
        <w:rPr>
          <w:rFonts w:hint="eastAsia"/>
          <w:sz w:val="48"/>
        </w:rPr>
        <w:t>雹</w:t>
      </w:r>
      <w:r w:rsidR="007A2938">
        <w:rPr>
          <w:rFonts w:hint="eastAsia"/>
          <w:sz w:val="48"/>
        </w:rPr>
        <w:t>災</w:t>
      </w:r>
      <w:r w:rsidR="002776F5" w:rsidRPr="00173C7F">
        <w:rPr>
          <w:rFonts w:hint="eastAsia"/>
          <w:sz w:val="48"/>
        </w:rPr>
        <w:t>リスク評価</w:t>
      </w:r>
      <w:r w:rsidR="00704FA3" w:rsidRPr="00173C7F">
        <w:rPr>
          <w:rFonts w:hint="eastAsia"/>
          <w:sz w:val="48"/>
        </w:rPr>
        <w:t>報告書</w:t>
      </w:r>
    </w:p>
    <w:p w14:paraId="5EFC2C76" w14:textId="77777777" w:rsidR="00704FA3" w:rsidRPr="00173C7F" w:rsidRDefault="00704FA3">
      <w:pPr>
        <w:wordWrap/>
        <w:autoSpaceDE/>
        <w:autoSpaceDN/>
        <w:rPr>
          <w:sz w:val="36"/>
        </w:rPr>
      </w:pPr>
    </w:p>
    <w:p w14:paraId="0B42956B" w14:textId="7D65F176" w:rsidR="00704FA3" w:rsidRPr="00173C7F" w:rsidRDefault="00704FA3">
      <w:pPr>
        <w:wordWrap/>
        <w:autoSpaceDE/>
        <w:autoSpaceDN/>
        <w:jc w:val="center"/>
        <w:rPr>
          <w:sz w:val="36"/>
        </w:rPr>
      </w:pPr>
      <w:r w:rsidRPr="00173C7F">
        <w:rPr>
          <w:rFonts w:hint="eastAsia"/>
          <w:sz w:val="36"/>
        </w:rPr>
        <w:t>(</w:t>
      </w:r>
      <w:r w:rsidR="00DC573E" w:rsidRPr="00173C7F">
        <w:rPr>
          <w:rFonts w:hint="eastAsia"/>
          <w:sz w:val="36"/>
        </w:rPr>
        <w:t xml:space="preserve">　</w:t>
      </w:r>
      <w:r w:rsidRPr="00173C7F">
        <w:rPr>
          <w:rFonts w:hint="eastAsia"/>
          <w:sz w:val="36"/>
        </w:rPr>
        <w:t>物件名：</w:t>
      </w:r>
      <w:r w:rsidR="005D1AB8" w:rsidRPr="005D1AB8">
        <w:rPr>
          <w:rFonts w:ascii="ＭＳ 明朝" w:hAnsi="ＭＳ 明朝" w:cs="ＭＳ Ｐゴシック" w:hint="eastAsia"/>
          <w:spacing w:val="0"/>
          <w:sz w:val="36"/>
          <w:szCs w:val="36"/>
        </w:rPr>
        <w:t>●●</w:t>
      </w:r>
      <w:r w:rsidR="002B4329" w:rsidRPr="00173C7F">
        <w:rPr>
          <w:rFonts w:hint="eastAsia"/>
          <w:sz w:val="36"/>
        </w:rPr>
        <w:t>太陽光発電所</w:t>
      </w:r>
      <w:r w:rsidR="00DC573E" w:rsidRPr="00173C7F">
        <w:rPr>
          <w:rFonts w:hint="eastAsia"/>
          <w:sz w:val="36"/>
        </w:rPr>
        <w:t xml:space="preserve">　</w:t>
      </w:r>
      <w:r w:rsidRPr="00173C7F">
        <w:rPr>
          <w:rFonts w:hint="eastAsia"/>
          <w:sz w:val="36"/>
        </w:rPr>
        <w:t>)</w:t>
      </w:r>
    </w:p>
    <w:p w14:paraId="146AE897" w14:textId="77777777" w:rsidR="00704FA3" w:rsidRPr="00173C7F" w:rsidRDefault="00704FA3">
      <w:pPr>
        <w:wordWrap/>
        <w:autoSpaceDE/>
        <w:autoSpaceDN/>
        <w:rPr>
          <w:sz w:val="36"/>
        </w:rPr>
      </w:pPr>
    </w:p>
    <w:p w14:paraId="64699D9A" w14:textId="77777777" w:rsidR="00704FA3" w:rsidRPr="00173C7F" w:rsidRDefault="00704FA3">
      <w:pPr>
        <w:wordWrap/>
        <w:autoSpaceDE/>
        <w:autoSpaceDN/>
        <w:rPr>
          <w:sz w:val="36"/>
        </w:rPr>
      </w:pPr>
    </w:p>
    <w:p w14:paraId="42D0185A" w14:textId="77777777" w:rsidR="00704FA3" w:rsidRPr="00173C7F" w:rsidRDefault="00704FA3">
      <w:pPr>
        <w:wordWrap/>
        <w:autoSpaceDE/>
        <w:autoSpaceDN/>
        <w:rPr>
          <w:sz w:val="36"/>
        </w:rPr>
      </w:pPr>
    </w:p>
    <w:p w14:paraId="444314C1" w14:textId="77777777" w:rsidR="00704FA3" w:rsidRPr="00173C7F" w:rsidRDefault="00704FA3">
      <w:pPr>
        <w:wordWrap/>
        <w:autoSpaceDE/>
        <w:autoSpaceDN/>
        <w:rPr>
          <w:sz w:val="36"/>
        </w:rPr>
      </w:pPr>
    </w:p>
    <w:p w14:paraId="5C8004B5" w14:textId="17EA193D" w:rsidR="00704FA3" w:rsidRPr="00173C7F" w:rsidRDefault="003510E4">
      <w:pPr>
        <w:wordWrap/>
        <w:autoSpaceDE/>
        <w:autoSpaceDN/>
        <w:rPr>
          <w:sz w:val="36"/>
        </w:rPr>
      </w:pPr>
      <w:r w:rsidRPr="00173C7F">
        <w:rPr>
          <w:noProof/>
          <w:sz w:val="20"/>
        </w:rPr>
        <mc:AlternateContent>
          <mc:Choice Requires="wps">
            <w:drawing>
              <wp:anchor distT="0" distB="0" distL="114300" distR="114300" simplePos="0" relativeHeight="251653632" behindDoc="0" locked="0" layoutInCell="1" allowOverlap="1" wp14:anchorId="54A2957A" wp14:editId="1D8F2779">
                <wp:simplePos x="0" y="0"/>
                <wp:positionH relativeFrom="column">
                  <wp:posOffset>4282440</wp:posOffset>
                </wp:positionH>
                <wp:positionV relativeFrom="paragraph">
                  <wp:posOffset>123825</wp:posOffset>
                </wp:positionV>
                <wp:extent cx="990600" cy="676275"/>
                <wp:effectExtent l="0" t="0" r="0" b="0"/>
                <wp:wrapNone/>
                <wp:docPr id="23" name="Line 2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90600" cy="676275"/>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65688F86" id="Line 2323" o:spid="_x0000_s1026" style="position:absolute;left:0;text-align:left;flip:x;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7.2pt,9.75pt" to="415.2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" stroked="f">
                <v:stroke endarrow="block"/>
              </v:line>
            </w:pict>
          </mc:Fallback>
        </mc:AlternateContent>
      </w:r>
    </w:p>
    <w:p w14:paraId="3641705E" w14:textId="77777777" w:rsidR="00704FA3" w:rsidRPr="00173C7F" w:rsidRDefault="00704FA3">
      <w:pPr>
        <w:wordWrap/>
        <w:autoSpaceDE/>
        <w:autoSpaceDN/>
        <w:rPr>
          <w:sz w:val="36"/>
        </w:rPr>
      </w:pPr>
    </w:p>
    <w:p w14:paraId="07808D1C" w14:textId="77777777" w:rsidR="00704FA3" w:rsidRPr="00173C7F" w:rsidRDefault="00704FA3">
      <w:pPr>
        <w:wordWrap/>
        <w:autoSpaceDE/>
        <w:autoSpaceDN/>
        <w:rPr>
          <w:sz w:val="36"/>
        </w:rPr>
      </w:pPr>
    </w:p>
    <w:p w14:paraId="69B21F2B" w14:textId="77777777" w:rsidR="00704FA3" w:rsidRPr="00173C7F" w:rsidRDefault="00704FA3">
      <w:pPr>
        <w:wordWrap/>
        <w:autoSpaceDE/>
        <w:autoSpaceDN/>
        <w:rPr>
          <w:sz w:val="36"/>
        </w:rPr>
      </w:pPr>
    </w:p>
    <w:p w14:paraId="7162B712" w14:textId="77777777" w:rsidR="00704FA3" w:rsidRPr="00173C7F" w:rsidRDefault="00704FA3">
      <w:pPr>
        <w:wordWrap/>
        <w:autoSpaceDE/>
        <w:autoSpaceDN/>
        <w:rPr>
          <w:sz w:val="36"/>
        </w:rPr>
      </w:pPr>
    </w:p>
    <w:p w14:paraId="73161071" w14:textId="77777777" w:rsidR="00704FA3" w:rsidRPr="00173C7F" w:rsidRDefault="00704FA3">
      <w:pPr>
        <w:wordWrap/>
        <w:autoSpaceDE/>
        <w:autoSpaceDN/>
        <w:rPr>
          <w:sz w:val="36"/>
        </w:rPr>
      </w:pPr>
    </w:p>
    <w:p w14:paraId="3081B643" w14:textId="77777777" w:rsidR="00704FA3" w:rsidRPr="00173C7F" w:rsidRDefault="00704FA3">
      <w:pPr>
        <w:wordWrap/>
        <w:autoSpaceDE/>
        <w:autoSpaceDN/>
        <w:rPr>
          <w:sz w:val="36"/>
        </w:rPr>
      </w:pPr>
    </w:p>
    <w:p w14:paraId="7B3A01E0" w14:textId="77777777" w:rsidR="00704FA3" w:rsidRPr="00173C7F" w:rsidRDefault="00704FA3">
      <w:pPr>
        <w:wordWrap/>
        <w:autoSpaceDE/>
        <w:autoSpaceDN/>
        <w:rPr>
          <w:sz w:val="36"/>
        </w:rPr>
      </w:pPr>
    </w:p>
    <w:p w14:paraId="7B66F0E6" w14:textId="77777777" w:rsidR="00704FA3" w:rsidRPr="00173C7F" w:rsidRDefault="00704FA3">
      <w:pPr>
        <w:wordWrap/>
        <w:autoSpaceDE/>
        <w:autoSpaceDN/>
        <w:rPr>
          <w:sz w:val="36"/>
        </w:rPr>
      </w:pPr>
    </w:p>
    <w:p w14:paraId="37349194" w14:textId="77777777" w:rsidR="00704FA3" w:rsidRPr="00173C7F" w:rsidRDefault="00704FA3">
      <w:pPr>
        <w:wordWrap/>
        <w:autoSpaceDE/>
        <w:autoSpaceDN/>
        <w:rPr>
          <w:sz w:val="36"/>
        </w:rPr>
      </w:pPr>
    </w:p>
    <w:p w14:paraId="76C1B580" w14:textId="77777777" w:rsidR="00704FA3" w:rsidRPr="00173C7F" w:rsidRDefault="00704FA3">
      <w:pPr>
        <w:wordWrap/>
        <w:autoSpaceDE/>
        <w:autoSpaceDN/>
        <w:rPr>
          <w:sz w:val="36"/>
        </w:rPr>
      </w:pPr>
    </w:p>
    <w:p w14:paraId="005CEE6F" w14:textId="77777777" w:rsidR="00704FA3" w:rsidRPr="00173C7F" w:rsidRDefault="00704FA3">
      <w:pPr>
        <w:wordWrap/>
        <w:autoSpaceDE/>
        <w:autoSpaceDN/>
        <w:rPr>
          <w:sz w:val="36"/>
        </w:rPr>
      </w:pPr>
    </w:p>
    <w:p w14:paraId="0833C06A" w14:textId="77777777" w:rsidR="00704FA3" w:rsidRPr="00173C7F" w:rsidRDefault="00704FA3">
      <w:pPr>
        <w:pStyle w:val="ab"/>
        <w:autoSpaceDE/>
        <w:autoSpaceDN/>
        <w:jc w:val="center"/>
      </w:pPr>
      <w:r w:rsidRPr="00173C7F">
        <w:rPr>
          <w:rFonts w:hint="eastAsia"/>
          <w:b/>
        </w:rPr>
        <w:t>20</w:t>
      </w:r>
      <w:r w:rsidR="00BB34DE" w:rsidRPr="00173C7F">
        <w:rPr>
          <w:rFonts w:hint="eastAsia"/>
          <w:b/>
        </w:rPr>
        <w:t>2</w:t>
      </w:r>
      <w:r w:rsidR="004C603B" w:rsidRPr="00173C7F">
        <w:rPr>
          <w:rFonts w:hint="eastAsia"/>
          <w:b/>
        </w:rPr>
        <w:t>●</w:t>
      </w:r>
      <w:r w:rsidRPr="00173C7F">
        <w:rPr>
          <w:rFonts w:hint="eastAsia"/>
        </w:rPr>
        <w:t>年</w:t>
      </w:r>
      <w:r w:rsidR="004C603B" w:rsidRPr="00173C7F">
        <w:rPr>
          <w:rFonts w:hint="eastAsia"/>
        </w:rPr>
        <w:t>●</w:t>
      </w:r>
      <w:r w:rsidRPr="00173C7F">
        <w:rPr>
          <w:rFonts w:hint="eastAsia"/>
        </w:rPr>
        <w:t>月</w:t>
      </w:r>
    </w:p>
    <w:p w14:paraId="44695CCE" w14:textId="77777777" w:rsidR="00704FA3" w:rsidRPr="00173C7F" w:rsidRDefault="00704FA3">
      <w:pPr>
        <w:wordWrap/>
        <w:autoSpaceDE/>
        <w:autoSpaceDN/>
        <w:jc w:val="center"/>
        <w:rPr>
          <w:sz w:val="36"/>
        </w:rPr>
      </w:pPr>
    </w:p>
    <w:p w14:paraId="191A18D4" w14:textId="77777777" w:rsidR="00704FA3" w:rsidRPr="00173C7F" w:rsidRDefault="00EC3DDC">
      <w:pPr>
        <w:wordWrap/>
        <w:autoSpaceDE/>
        <w:autoSpaceDN/>
        <w:jc w:val="center"/>
        <w:rPr>
          <w:sz w:val="36"/>
        </w:rPr>
      </w:pPr>
      <w:r w:rsidRPr="00173C7F">
        <w:rPr>
          <w:rFonts w:hint="eastAsia"/>
          <w:sz w:val="36"/>
        </w:rPr>
        <w:t>MS&amp;AD</w:t>
      </w:r>
      <w:r w:rsidRPr="00173C7F">
        <w:rPr>
          <w:rFonts w:hint="eastAsia"/>
          <w:sz w:val="36"/>
        </w:rPr>
        <w:t>インターリスク総研株式会社</w:t>
      </w:r>
    </w:p>
    <w:p w14:paraId="19374AF2" w14:textId="76043998" w:rsidR="00704FA3" w:rsidRPr="00173C7F" w:rsidRDefault="003510E4">
      <w:pPr>
        <w:wordWrap/>
        <w:autoSpaceDE/>
        <w:autoSpaceDN/>
        <w:jc w:val="right"/>
        <w:rPr>
          <w:sz w:val="24"/>
        </w:rPr>
      </w:pPr>
      <w:r w:rsidRPr="00173C7F">
        <w:rPr>
          <w:rFonts w:hint="eastAsia"/>
          <w:noProof/>
          <w:sz w:val="36"/>
        </w:rPr>
        <mc:AlternateContent>
          <mc:Choice Requires="wps">
            <w:drawing>
              <wp:anchor distT="0" distB="0" distL="114300" distR="114300" simplePos="0" relativeHeight="251656704" behindDoc="0" locked="0" layoutInCell="1" allowOverlap="1" wp14:anchorId="7C4D5224" wp14:editId="1AD4EFE7">
                <wp:simplePos x="0" y="0"/>
                <wp:positionH relativeFrom="page">
                  <wp:posOffset>5241290</wp:posOffset>
                </wp:positionH>
                <wp:positionV relativeFrom="page">
                  <wp:posOffset>9523095</wp:posOffset>
                </wp:positionV>
                <wp:extent cx="1484630" cy="234315"/>
                <wp:effectExtent l="0" t="0" r="0" b="0"/>
                <wp:wrapNone/>
                <wp:docPr id="2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4630" cy="234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7656CF" w14:textId="77777777" w:rsidR="00BB34DE" w:rsidRPr="00F94F81" w:rsidRDefault="00BB34DE" w:rsidP="007B33AC">
                            <w:pPr>
                              <w:ind w:firstLine="150"/>
                              <w:jc w:val="right"/>
                              <w:rPr>
                                <w:rFonts w:ascii="Arial Unicode MS" w:eastAsia="Arial Unicode MS" w:hAnsi="Arial Unicode MS" w:cs="Arial Unicode MS"/>
                              </w:rPr>
                            </w:pPr>
                            <w:r>
                              <w:rPr>
                                <w:rFonts w:ascii="Arial Unicode MS" w:eastAsia="Arial Unicode MS" w:hAnsi="Arial Unicode MS" w:cs="Arial Unicode MS" w:hint="eastAsia"/>
                                <w:sz w:val="16"/>
                              </w:rPr>
                              <w:t>2</w:t>
                            </w:r>
                            <w:r>
                              <w:rPr>
                                <w:rFonts w:ascii="Arial Unicode MS" w:eastAsia="Arial Unicode MS" w:hAnsi="Arial Unicode MS" w:cs="Arial Unicode MS"/>
                                <w:sz w:val="16"/>
                              </w:rPr>
                              <w:t>-</w:t>
                            </w:r>
                            <w:r>
                              <w:rPr>
                                <w:rFonts w:ascii="Arial Unicode MS" w:eastAsia="Arial Unicode MS" w:hAnsi="Arial Unicode MS" w:cs="Arial Unicode MS" w:hint="eastAsia"/>
                                <w:sz w:val="16"/>
                              </w:rPr>
                              <w:t>104</w:t>
                            </w:r>
                            <w:r w:rsidRPr="00F94F81">
                              <w:rPr>
                                <w:rFonts w:ascii="Arial Unicode MS" w:eastAsia="Arial Unicode MS" w:hAnsi="Arial Unicode MS" w:cs="Arial Unicode MS"/>
                                <w:sz w:val="16"/>
                              </w:rPr>
                              <w:t>-</w:t>
                            </w:r>
                            <w:r>
                              <w:rPr>
                                <w:rFonts w:ascii="Arial Unicode MS" w:eastAsia="Arial Unicode MS" w:hAnsi="Arial Unicode MS" w:cs="Arial Unicode MS" w:hint="eastAsia"/>
                                <w:sz w:val="16"/>
                              </w:rPr>
                              <w:t>2001―</w:t>
                            </w:r>
                            <w:r w:rsidR="00173C7F">
                              <w:rPr>
                                <w:rFonts w:ascii="Arial Unicode MS" w:eastAsia="Arial Unicode MS" w:hAnsi="Arial Unicode MS" w:cs="Arial Unicode MS" w:hint="eastAsia"/>
                                <w:sz w:val="16"/>
                              </w:rPr>
                              <w:t>SAMPLE</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C4D5224" id="テキスト ボックス 2" o:spid="_x0000_s1027" type="#_x0000_t202" style="position:absolute;left:0;text-align:left;margin-left:412.7pt;margin-top:749.85pt;width:116.9pt;height:18.4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" filled="f" stroked="f">
                <v:textbox inset="0,0,0,0">
                  <w:txbxContent>
                    <w:p w14:paraId="1C7656CF" w14:textId="77777777" w:rsidR="00BB34DE" w:rsidRPr="00F94F81" w:rsidRDefault="00BB34DE" w:rsidP="007B33AC">
                      <w:pPr>
                        <w:ind w:firstLine="150"/>
                        <w:jc w:val="right"/>
                        <w:rPr>
                          <w:rFonts w:ascii="Arial Unicode MS" w:eastAsia="Arial Unicode MS" w:hAnsi="Arial Unicode MS" w:cs="Arial Unicode MS"/>
                        </w:rPr>
                      </w:pPr>
                      <w:r>
                        <w:rPr>
                          <w:rFonts w:ascii="Arial Unicode MS" w:eastAsia="Arial Unicode MS" w:hAnsi="Arial Unicode MS" w:cs="Arial Unicode MS" w:hint="eastAsia"/>
                          <w:sz w:val="16"/>
                        </w:rPr>
                        <w:t>2</w:t>
                      </w:r>
                      <w:r>
                        <w:rPr>
                          <w:rFonts w:ascii="Arial Unicode MS" w:eastAsia="Arial Unicode MS" w:hAnsi="Arial Unicode MS" w:cs="Arial Unicode MS"/>
                          <w:sz w:val="16"/>
                        </w:rPr>
                        <w:t>-</w:t>
                      </w:r>
                      <w:r>
                        <w:rPr>
                          <w:rFonts w:ascii="Arial Unicode MS" w:eastAsia="Arial Unicode MS" w:hAnsi="Arial Unicode MS" w:cs="Arial Unicode MS" w:hint="eastAsia"/>
                          <w:sz w:val="16"/>
                        </w:rPr>
                        <w:t>104</w:t>
                      </w:r>
                      <w:r w:rsidRPr="00F94F81">
                        <w:rPr>
                          <w:rFonts w:ascii="Arial Unicode MS" w:eastAsia="Arial Unicode MS" w:hAnsi="Arial Unicode MS" w:cs="Arial Unicode MS"/>
                          <w:sz w:val="16"/>
                        </w:rPr>
                        <w:t>-</w:t>
                      </w:r>
                      <w:r>
                        <w:rPr>
                          <w:rFonts w:ascii="Arial Unicode MS" w:eastAsia="Arial Unicode MS" w:hAnsi="Arial Unicode MS" w:cs="Arial Unicode MS" w:hint="eastAsia"/>
                          <w:sz w:val="16"/>
                        </w:rPr>
                        <w:t>2001―</w:t>
                      </w:r>
                      <w:r w:rsidR="00173C7F">
                        <w:rPr>
                          <w:rFonts w:ascii="Arial Unicode MS" w:eastAsia="Arial Unicode MS" w:hAnsi="Arial Unicode MS" w:cs="Arial Unicode MS" w:hint="eastAsia"/>
                          <w:sz w:val="16"/>
                        </w:rPr>
                        <w:t>SAMPLE</w:t>
                      </w:r>
                    </w:p>
                  </w:txbxContent>
                </v:textbox>
                <w10:wrap anchorx="page" anchory="page"/>
              </v:shape>
            </w:pict>
          </mc:Fallback>
        </mc:AlternateContent>
      </w:r>
      <w:r w:rsidR="00704FA3" w:rsidRPr="00173C7F">
        <w:br w:type="page"/>
      </w:r>
    </w:p>
    <w:p w14:paraId="7942D5CA" w14:textId="77777777" w:rsidR="00704FA3" w:rsidRPr="00144200" w:rsidRDefault="00704FA3">
      <w:pPr>
        <w:wordWrap/>
        <w:autoSpaceDE/>
        <w:autoSpaceDN/>
        <w:rPr>
          <w:sz w:val="24"/>
        </w:rPr>
      </w:pPr>
    </w:p>
    <w:p w14:paraId="1410A936" w14:textId="76D0D72E" w:rsidR="00704FA3" w:rsidRPr="00173C7F" w:rsidRDefault="00D0003B">
      <w:pPr>
        <w:wordWrap/>
        <w:autoSpaceDE/>
        <w:autoSpaceDN/>
        <w:jc w:val="center"/>
        <w:rPr>
          <w:sz w:val="39"/>
        </w:rPr>
      </w:pPr>
      <w:r>
        <w:rPr>
          <w:rFonts w:hint="eastAsia"/>
          <w:sz w:val="39"/>
        </w:rPr>
        <w:t>雹</w:t>
      </w:r>
      <w:r w:rsidR="007A2938">
        <w:rPr>
          <w:rFonts w:hint="eastAsia"/>
          <w:sz w:val="39"/>
        </w:rPr>
        <w:t>災</w:t>
      </w:r>
      <w:r w:rsidR="002776F5" w:rsidRPr="00173C7F">
        <w:rPr>
          <w:rFonts w:hint="eastAsia"/>
          <w:sz w:val="39"/>
        </w:rPr>
        <w:t>リスク</w:t>
      </w:r>
      <w:r w:rsidR="006E557E" w:rsidRPr="00173C7F">
        <w:rPr>
          <w:rFonts w:hint="eastAsia"/>
          <w:sz w:val="39"/>
        </w:rPr>
        <w:t>評価</w:t>
      </w:r>
      <w:r w:rsidR="00704FA3" w:rsidRPr="00173C7F">
        <w:rPr>
          <w:rFonts w:hint="eastAsia"/>
          <w:sz w:val="39"/>
        </w:rPr>
        <w:t>報告書</w:t>
      </w:r>
    </w:p>
    <w:p w14:paraId="5E3835C9" w14:textId="77777777" w:rsidR="00704FA3" w:rsidRPr="00173C7F" w:rsidRDefault="00704FA3">
      <w:pPr>
        <w:wordWrap/>
        <w:autoSpaceDE/>
        <w:autoSpaceDN/>
        <w:rPr>
          <w:sz w:val="24"/>
        </w:rPr>
      </w:pPr>
    </w:p>
    <w:p w14:paraId="2D745090" w14:textId="77777777" w:rsidR="00704FA3" w:rsidRPr="00173C7F" w:rsidRDefault="00704FA3">
      <w:pPr>
        <w:wordWrap/>
        <w:autoSpaceDE/>
        <w:autoSpaceDN/>
        <w:rPr>
          <w:sz w:val="24"/>
        </w:rPr>
      </w:pPr>
    </w:p>
    <w:p w14:paraId="62437768" w14:textId="67C1E242" w:rsidR="00704FA3" w:rsidRPr="00173C7F" w:rsidRDefault="00704FA3">
      <w:pPr>
        <w:wordWrap/>
        <w:autoSpaceDE/>
        <w:autoSpaceDN/>
        <w:jc w:val="left"/>
        <w:rPr>
          <w:sz w:val="24"/>
        </w:rPr>
      </w:pPr>
      <w:r w:rsidRPr="00173C7F">
        <w:rPr>
          <w:rFonts w:hint="eastAsia"/>
          <w:b/>
          <w:sz w:val="24"/>
        </w:rPr>
        <w:t>１．</w:t>
      </w:r>
      <w:r w:rsidRPr="00173C7F">
        <w:rPr>
          <w:b/>
          <w:sz w:val="24"/>
        </w:rPr>
        <w:fldChar w:fldCharType="begin"/>
      </w:r>
      <w:r w:rsidRPr="00173C7F">
        <w:rPr>
          <w:b/>
          <w:sz w:val="24"/>
        </w:rPr>
        <w:instrText xml:space="preserve"> eq \o\ad(</w:instrText>
      </w:r>
      <w:r w:rsidRPr="00173C7F">
        <w:rPr>
          <w:rFonts w:hint="eastAsia"/>
          <w:b/>
          <w:sz w:val="24"/>
        </w:rPr>
        <w:instrText>診断物件</w:instrText>
      </w:r>
      <w:r w:rsidRPr="00173C7F">
        <w:rPr>
          <w:b/>
          <w:sz w:val="24"/>
        </w:rPr>
        <w:instrText>,</w:instrText>
      </w:r>
      <w:r w:rsidRPr="00173C7F">
        <w:rPr>
          <w:rFonts w:hint="eastAsia"/>
          <w:b/>
          <w:sz w:val="24"/>
        </w:rPr>
        <w:instrText xml:space="preserve">　　　　　</w:instrText>
      </w:r>
      <w:r w:rsidRPr="00173C7F">
        <w:rPr>
          <w:b/>
          <w:sz w:val="24"/>
        </w:rPr>
        <w:instrText>)</w:instrText>
      </w:r>
      <w:r w:rsidRPr="00173C7F">
        <w:rPr>
          <w:b/>
          <w:sz w:val="24"/>
        </w:rPr>
        <w:fldChar w:fldCharType="end"/>
      </w:r>
      <w:r w:rsidRPr="00173C7F">
        <w:rPr>
          <w:rFonts w:hint="eastAsia"/>
          <w:sz w:val="24"/>
        </w:rPr>
        <w:t xml:space="preserve">　　　　</w:t>
      </w:r>
      <w:r w:rsidR="007A2938" w:rsidRPr="00173C7F">
        <w:rPr>
          <w:rFonts w:hint="eastAsia"/>
          <w:sz w:val="24"/>
          <w:lang w:eastAsia="zh-TW"/>
        </w:rPr>
        <w:t>●●</w:t>
      </w:r>
      <w:r w:rsidR="00205575" w:rsidRPr="00173C7F">
        <w:rPr>
          <w:rFonts w:hint="eastAsia"/>
          <w:sz w:val="24"/>
        </w:rPr>
        <w:t>太陽光発電所</w:t>
      </w:r>
    </w:p>
    <w:p w14:paraId="5148BB7A" w14:textId="3121B686" w:rsidR="00704FA3" w:rsidRPr="00173C7F" w:rsidRDefault="00704FA3">
      <w:pPr>
        <w:wordWrap/>
        <w:autoSpaceDE/>
        <w:autoSpaceDN/>
        <w:rPr>
          <w:sz w:val="24"/>
          <w:lang w:eastAsia="zh-TW"/>
        </w:rPr>
      </w:pPr>
      <w:r w:rsidRPr="00173C7F">
        <w:rPr>
          <w:rFonts w:hint="eastAsia"/>
          <w:sz w:val="24"/>
          <w:lang w:eastAsia="zh-TW"/>
        </w:rPr>
        <w:t xml:space="preserve">　　　　　　　　　　　（</w:t>
      </w:r>
      <w:r w:rsidR="00205575" w:rsidRPr="00173C7F">
        <w:rPr>
          <w:rFonts w:hint="eastAsia"/>
          <w:sz w:val="24"/>
          <w:lang w:eastAsia="zh-TW"/>
        </w:rPr>
        <w:t>●</w:t>
      </w:r>
      <w:r w:rsidR="007A2938" w:rsidRPr="00173C7F">
        <w:rPr>
          <w:rFonts w:hint="eastAsia"/>
          <w:sz w:val="24"/>
          <w:lang w:eastAsia="zh-TW"/>
        </w:rPr>
        <w:t>●</w:t>
      </w:r>
      <w:r w:rsidR="00205575" w:rsidRPr="00173C7F">
        <w:rPr>
          <w:rFonts w:hint="eastAsia"/>
          <w:sz w:val="24"/>
          <w:lang w:eastAsia="zh-TW"/>
        </w:rPr>
        <w:t>県</w:t>
      </w:r>
      <w:r w:rsidR="007A2938" w:rsidRPr="00173C7F">
        <w:rPr>
          <w:rFonts w:hint="eastAsia"/>
          <w:sz w:val="24"/>
          <w:lang w:eastAsia="zh-TW"/>
        </w:rPr>
        <w:t>●●</w:t>
      </w:r>
      <w:r w:rsidR="00A72693" w:rsidRPr="00173C7F">
        <w:rPr>
          <w:rFonts w:hint="eastAsia"/>
          <w:sz w:val="24"/>
          <w:lang w:eastAsia="zh-TW"/>
        </w:rPr>
        <w:t>市……</w:t>
      </w:r>
      <w:r w:rsidRPr="00173C7F">
        <w:rPr>
          <w:rFonts w:hint="eastAsia"/>
          <w:sz w:val="24"/>
          <w:lang w:eastAsia="zh-TW"/>
        </w:rPr>
        <w:t>）</w:t>
      </w:r>
    </w:p>
    <w:p w14:paraId="6E4D2A55" w14:textId="77777777" w:rsidR="00704FA3" w:rsidRPr="00173C7F" w:rsidRDefault="00704FA3">
      <w:pPr>
        <w:wordWrap/>
        <w:autoSpaceDE/>
        <w:autoSpaceDN/>
        <w:rPr>
          <w:sz w:val="24"/>
          <w:lang w:eastAsia="zh-TW"/>
        </w:rPr>
      </w:pPr>
    </w:p>
    <w:p w14:paraId="215DF81D" w14:textId="77777777" w:rsidR="00704FA3" w:rsidRPr="00173C7F" w:rsidRDefault="00704FA3">
      <w:pPr>
        <w:wordWrap/>
        <w:autoSpaceDE/>
        <w:autoSpaceDN/>
        <w:rPr>
          <w:sz w:val="24"/>
          <w:lang w:eastAsia="zh-TW"/>
        </w:rPr>
      </w:pPr>
    </w:p>
    <w:p w14:paraId="2D04467B" w14:textId="540A5D3C" w:rsidR="00704FA3" w:rsidRPr="00173C7F" w:rsidRDefault="00704FA3">
      <w:pPr>
        <w:wordWrap/>
        <w:autoSpaceDE/>
        <w:autoSpaceDN/>
        <w:rPr>
          <w:sz w:val="24"/>
          <w:lang w:eastAsia="zh-TW"/>
        </w:rPr>
      </w:pPr>
      <w:r w:rsidRPr="00173C7F">
        <w:rPr>
          <w:rFonts w:hint="eastAsia"/>
          <w:b/>
          <w:sz w:val="24"/>
          <w:lang w:eastAsia="zh-TW"/>
        </w:rPr>
        <w:t>２．</w:t>
      </w:r>
      <w:r w:rsidR="00E025F3" w:rsidRPr="00173C7F">
        <w:rPr>
          <w:rFonts w:hint="eastAsia"/>
          <w:b/>
          <w:sz w:val="24"/>
          <w:lang w:eastAsia="zh-TW"/>
        </w:rPr>
        <w:t>診　断</w:t>
      </w:r>
      <w:r w:rsidRPr="00173C7F">
        <w:rPr>
          <w:rFonts w:hint="eastAsia"/>
          <w:b/>
          <w:sz w:val="24"/>
          <w:lang w:eastAsia="zh-TW"/>
        </w:rPr>
        <w:t xml:space="preserve">　日</w:t>
      </w:r>
      <w:r w:rsidRPr="00173C7F">
        <w:rPr>
          <w:rFonts w:hint="eastAsia"/>
          <w:sz w:val="24"/>
          <w:lang w:eastAsia="zh-TW"/>
        </w:rPr>
        <w:t xml:space="preserve">　　　　</w:t>
      </w:r>
      <w:r w:rsidR="00A72693" w:rsidRPr="00173C7F">
        <w:rPr>
          <w:rFonts w:hint="eastAsia"/>
          <w:sz w:val="24"/>
          <w:lang w:eastAsia="zh-TW"/>
        </w:rPr>
        <w:t>20</w:t>
      </w:r>
      <w:r w:rsidR="00D57C2D" w:rsidRPr="00173C7F">
        <w:rPr>
          <w:rFonts w:hint="eastAsia"/>
          <w:sz w:val="24"/>
          <w:lang w:eastAsia="zh-TW"/>
        </w:rPr>
        <w:t>2</w:t>
      </w:r>
      <w:r w:rsidR="00F61145" w:rsidRPr="00173C7F">
        <w:rPr>
          <w:rFonts w:hint="eastAsia"/>
          <w:sz w:val="24"/>
          <w:lang w:eastAsia="zh-TW"/>
        </w:rPr>
        <w:t>●</w:t>
      </w:r>
      <w:r w:rsidRPr="00173C7F">
        <w:rPr>
          <w:rFonts w:hint="eastAsia"/>
          <w:sz w:val="24"/>
          <w:lang w:eastAsia="zh-TW"/>
        </w:rPr>
        <w:t>年</w:t>
      </w:r>
      <w:r w:rsidR="00F61145" w:rsidRPr="00173C7F">
        <w:rPr>
          <w:rFonts w:hint="eastAsia"/>
          <w:sz w:val="24"/>
          <w:lang w:eastAsia="zh-TW"/>
        </w:rPr>
        <w:t>●</w:t>
      </w:r>
      <w:r w:rsidRPr="00173C7F">
        <w:rPr>
          <w:rFonts w:hint="eastAsia"/>
          <w:sz w:val="24"/>
          <w:lang w:eastAsia="zh-TW"/>
        </w:rPr>
        <w:t>月</w:t>
      </w:r>
      <w:r w:rsidR="00F61145" w:rsidRPr="00173C7F">
        <w:rPr>
          <w:rFonts w:hint="eastAsia"/>
          <w:sz w:val="24"/>
          <w:lang w:eastAsia="zh-TW"/>
        </w:rPr>
        <w:t>●●</w:t>
      </w:r>
      <w:r w:rsidRPr="00173C7F">
        <w:rPr>
          <w:rFonts w:hint="eastAsia"/>
          <w:sz w:val="24"/>
          <w:lang w:eastAsia="zh-TW"/>
        </w:rPr>
        <w:t>日</w:t>
      </w:r>
    </w:p>
    <w:p w14:paraId="18109D46" w14:textId="77777777" w:rsidR="00704FA3" w:rsidRPr="00173C7F" w:rsidRDefault="00704FA3">
      <w:pPr>
        <w:wordWrap/>
        <w:autoSpaceDE/>
        <w:autoSpaceDN/>
        <w:rPr>
          <w:sz w:val="24"/>
          <w:lang w:eastAsia="zh-TW"/>
        </w:rPr>
      </w:pPr>
    </w:p>
    <w:p w14:paraId="506E4FEF" w14:textId="77777777" w:rsidR="00704FA3" w:rsidRPr="00173C7F" w:rsidRDefault="00704FA3">
      <w:pPr>
        <w:wordWrap/>
        <w:autoSpaceDE/>
        <w:autoSpaceDN/>
        <w:rPr>
          <w:sz w:val="24"/>
          <w:lang w:eastAsia="zh-TW"/>
        </w:rPr>
      </w:pPr>
    </w:p>
    <w:p w14:paraId="32FD64EF" w14:textId="77777777" w:rsidR="00704FA3" w:rsidRPr="00173C7F" w:rsidRDefault="00704FA3">
      <w:pPr>
        <w:wordWrap/>
        <w:autoSpaceDE/>
        <w:autoSpaceDN/>
        <w:spacing w:line="240" w:lineRule="auto"/>
        <w:rPr>
          <w:sz w:val="24"/>
        </w:rPr>
      </w:pPr>
      <w:r w:rsidRPr="00173C7F">
        <w:rPr>
          <w:rFonts w:hint="eastAsia"/>
          <w:b/>
          <w:sz w:val="24"/>
        </w:rPr>
        <w:t>３．</w:t>
      </w:r>
      <w:r w:rsidR="00E025F3" w:rsidRPr="00173C7F">
        <w:rPr>
          <w:rFonts w:hint="eastAsia"/>
          <w:b/>
          <w:sz w:val="24"/>
        </w:rPr>
        <w:t>診　断</w:t>
      </w:r>
      <w:r w:rsidRPr="00173C7F">
        <w:rPr>
          <w:rFonts w:hint="eastAsia"/>
          <w:b/>
          <w:sz w:val="24"/>
        </w:rPr>
        <w:t xml:space="preserve">　</w:t>
      </w:r>
      <w:r w:rsidR="00E24542" w:rsidRPr="00173C7F">
        <w:rPr>
          <w:rFonts w:hint="eastAsia"/>
          <w:b/>
          <w:sz w:val="24"/>
        </w:rPr>
        <w:t>社</w:t>
      </w:r>
      <w:r w:rsidRPr="00173C7F">
        <w:rPr>
          <w:rFonts w:hint="eastAsia"/>
          <w:sz w:val="24"/>
        </w:rPr>
        <w:t xml:space="preserve">　　　　</w:t>
      </w:r>
      <w:r w:rsidR="00EC3DDC" w:rsidRPr="00173C7F">
        <w:rPr>
          <w:rFonts w:hint="eastAsia"/>
          <w:sz w:val="24"/>
        </w:rPr>
        <w:t>MS&amp;AD</w:t>
      </w:r>
      <w:r w:rsidR="00EC3DDC" w:rsidRPr="00173C7F">
        <w:rPr>
          <w:rFonts w:hint="eastAsia"/>
          <w:sz w:val="24"/>
        </w:rPr>
        <w:t>インターリスク総研株式会社</w:t>
      </w:r>
    </w:p>
    <w:p w14:paraId="3E15E7E3" w14:textId="741F822A" w:rsidR="00556191" w:rsidRPr="00173C7F" w:rsidRDefault="00AC51DF" w:rsidP="00556191">
      <w:pPr>
        <w:wordWrap/>
        <w:autoSpaceDE/>
        <w:spacing w:line="240" w:lineRule="auto"/>
        <w:rPr>
          <w:sz w:val="24"/>
        </w:rPr>
      </w:pPr>
      <w:r w:rsidRPr="00173C7F">
        <w:rPr>
          <w:rFonts w:hint="eastAsia"/>
          <w:sz w:val="24"/>
        </w:rPr>
        <w:t xml:space="preserve">　　　　　　　　　　　</w:t>
      </w:r>
      <w:r w:rsidR="007B33AC" w:rsidRPr="00173C7F">
        <w:rPr>
          <w:rFonts w:hint="eastAsia"/>
          <w:sz w:val="24"/>
        </w:rPr>
        <w:t>リスクマネジメント第一</w:t>
      </w:r>
      <w:r w:rsidR="00556191" w:rsidRPr="00173C7F">
        <w:rPr>
          <w:rFonts w:hint="eastAsia"/>
          <w:sz w:val="24"/>
        </w:rPr>
        <w:t>部</w:t>
      </w:r>
      <w:r w:rsidR="008C0355">
        <w:rPr>
          <w:rFonts w:hint="eastAsia"/>
          <w:sz w:val="24"/>
        </w:rPr>
        <w:t>リスクエンジニアリング第●</w:t>
      </w:r>
      <w:r w:rsidR="00957E06" w:rsidRPr="00173C7F">
        <w:rPr>
          <w:rFonts w:hint="eastAsia"/>
          <w:sz w:val="24"/>
        </w:rPr>
        <w:t>グループ</w:t>
      </w:r>
    </w:p>
    <w:p w14:paraId="696DB8BE" w14:textId="77777777" w:rsidR="00704FA3" w:rsidRPr="00173C7F" w:rsidRDefault="00704FA3" w:rsidP="00E24542">
      <w:pPr>
        <w:wordWrap/>
        <w:autoSpaceDE/>
        <w:spacing w:line="240" w:lineRule="auto"/>
        <w:rPr>
          <w:sz w:val="24"/>
        </w:rPr>
      </w:pPr>
    </w:p>
    <w:p w14:paraId="31554397" w14:textId="77777777" w:rsidR="00205575" w:rsidRPr="00173C7F" w:rsidRDefault="00205575">
      <w:pPr>
        <w:wordWrap/>
        <w:autoSpaceDE/>
        <w:autoSpaceDN/>
        <w:spacing w:line="240" w:lineRule="auto"/>
        <w:rPr>
          <w:sz w:val="24"/>
        </w:rPr>
      </w:pPr>
    </w:p>
    <w:p w14:paraId="2F0EC748" w14:textId="73FC150A" w:rsidR="006B000A" w:rsidRPr="00173C7F" w:rsidRDefault="003510E4">
      <w:pPr>
        <w:wordWrap/>
        <w:autoSpaceDE/>
        <w:autoSpaceDN/>
        <w:spacing w:line="240" w:lineRule="auto"/>
        <w:rPr>
          <w:sz w:val="24"/>
        </w:rPr>
      </w:pPr>
      <w:r w:rsidRPr="00173C7F">
        <w:rPr>
          <w:noProof/>
          <w:sz w:val="24"/>
        </w:rPr>
        <mc:AlternateContent>
          <mc:Choice Requires="wps">
            <w:drawing>
              <wp:anchor distT="0" distB="0" distL="114300" distR="114300" simplePos="0" relativeHeight="251652608" behindDoc="0" locked="0" layoutInCell="1" allowOverlap="1" wp14:anchorId="3D5533B4" wp14:editId="34DF4237">
                <wp:simplePos x="0" y="0"/>
                <wp:positionH relativeFrom="column">
                  <wp:posOffset>-1270</wp:posOffset>
                </wp:positionH>
                <wp:positionV relativeFrom="paragraph">
                  <wp:posOffset>172720</wp:posOffset>
                </wp:positionV>
                <wp:extent cx="5763260" cy="4176395"/>
                <wp:effectExtent l="0" t="0" r="0" b="0"/>
                <wp:wrapNone/>
                <wp:docPr id="21" name="Text 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3260" cy="4176395"/>
                        </a:xfrm>
                        <a:prstGeom prst="rect">
                          <a:avLst/>
                        </a:prstGeom>
                        <a:noFill/>
                        <a:ln w="38100" cmpd="dbl">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7C5DC42" w14:textId="77777777" w:rsidR="00BB34DE" w:rsidRDefault="00BB34DE" w:rsidP="00561026">
                            <w:pPr>
                              <w:ind w:leftChars="8" w:left="16" w:rightChars="-7" w:right="-14"/>
                              <w:rPr>
                                <w:sz w:val="20"/>
                              </w:rPr>
                            </w:pPr>
                            <w:r>
                              <w:rPr>
                                <w:rFonts w:hint="eastAsia"/>
                                <w:sz w:val="20"/>
                              </w:rPr>
                              <w:t>＜ご注意いただきたい事項＞</w:t>
                            </w:r>
                          </w:p>
                          <w:p w14:paraId="5C9FC77D" w14:textId="77777777" w:rsidR="00BB34DE" w:rsidRDefault="00BB34DE" w:rsidP="00561026">
                            <w:pPr>
                              <w:spacing w:line="320" w:lineRule="exact"/>
                              <w:ind w:left="182" w:rightChars="-7" w:right="-14" w:hangingChars="100" w:hanging="182"/>
                              <w:rPr>
                                <w:sz w:val="20"/>
                              </w:rPr>
                            </w:pPr>
                            <w:r>
                              <w:rPr>
                                <w:rFonts w:hint="eastAsia"/>
                                <w:sz w:val="20"/>
                              </w:rPr>
                              <w:t xml:space="preserve">1. </w:t>
                            </w:r>
                            <w:r>
                              <w:rPr>
                                <w:rFonts w:hint="eastAsia"/>
                                <w:sz w:val="20"/>
                              </w:rPr>
                              <w:t>この報告書は、貴法人・施設の所有者・管理者・公的機関その他から提供された情報に基づいております。当社としては、その正確性および完全性の検証ができないため、ご提供いただいた情報の齟齬による分析結果の不的確さについての責任は負いません。</w:t>
                            </w:r>
                          </w:p>
                          <w:p w14:paraId="78B4EC62" w14:textId="77777777" w:rsidR="00BB34DE" w:rsidRDefault="00BB34DE" w:rsidP="00561026">
                            <w:pPr>
                              <w:spacing w:line="320" w:lineRule="exact"/>
                              <w:ind w:left="182" w:rightChars="-7" w:right="-14" w:hangingChars="100" w:hanging="182"/>
                              <w:rPr>
                                <w:sz w:val="20"/>
                              </w:rPr>
                            </w:pPr>
                            <w:r>
                              <w:rPr>
                                <w:rFonts w:hint="eastAsia"/>
                                <w:sz w:val="20"/>
                              </w:rPr>
                              <w:t xml:space="preserve">2. </w:t>
                            </w:r>
                            <w:r>
                              <w:rPr>
                                <w:rFonts w:hint="eastAsia"/>
                                <w:sz w:val="20"/>
                              </w:rPr>
                              <w:t>本報告書はリスクの評価を目的として、診断時に把握した情報もしくは状況に基づいて作成されたものであり、診断・調査の対象物に係わる全てのリスクを洗い出していること、もしくは他にリスクが存在しないことを保証するものではありません。</w:t>
                            </w:r>
                          </w:p>
                          <w:p w14:paraId="4FDD73F8" w14:textId="77777777" w:rsidR="00BB34DE" w:rsidRDefault="00BB34DE" w:rsidP="00561026">
                            <w:pPr>
                              <w:spacing w:line="320" w:lineRule="exact"/>
                              <w:ind w:left="182" w:rightChars="-7" w:right="-14" w:hangingChars="100" w:hanging="182"/>
                              <w:rPr>
                                <w:sz w:val="20"/>
                              </w:rPr>
                            </w:pPr>
                            <w:r>
                              <w:rPr>
                                <w:rFonts w:hint="eastAsia"/>
                                <w:sz w:val="20"/>
                              </w:rPr>
                              <w:t xml:space="preserve">3. </w:t>
                            </w:r>
                            <w:r>
                              <w:rPr>
                                <w:rFonts w:hint="eastAsia"/>
                                <w:sz w:val="20"/>
                              </w:rPr>
                              <w:t>本報告書作成に用いた評価方法は、過去の被害データを含むデータおよび最新の工学的知見に基づいて構築されています。しかしながら、評価モデルの構成等に多くの仮定がなされています。また分析に使用している情報も限られたものとなっております。従って、分析結果には然るべき予測誤差が含まれ、その使用方法によっては予測誤差が使用目的の許容範囲を超える場合もあります。また、本報告書において算出した予想損失額（または損失率）については、それらを超える損失が生じないことを保証するものではありません。本評価結果の使用に際しましては、この点を十分ご留意下さい。</w:t>
                            </w:r>
                          </w:p>
                          <w:p w14:paraId="7DB6E168" w14:textId="77777777" w:rsidR="00BB34DE" w:rsidRDefault="00BB34DE" w:rsidP="00561026">
                            <w:pPr>
                              <w:spacing w:line="320" w:lineRule="exact"/>
                              <w:ind w:left="182" w:rightChars="-7" w:right="-14" w:hangingChars="100" w:hanging="182"/>
                              <w:rPr>
                                <w:sz w:val="20"/>
                              </w:rPr>
                            </w:pPr>
                            <w:r>
                              <w:rPr>
                                <w:rFonts w:hint="eastAsia"/>
                                <w:sz w:val="20"/>
                              </w:rPr>
                              <w:t xml:space="preserve">4. </w:t>
                            </w:r>
                            <w:r>
                              <w:rPr>
                                <w:rFonts w:hint="eastAsia"/>
                                <w:sz w:val="20"/>
                              </w:rPr>
                              <w:t>本リスク評価においては、各事象に起因する人命などの損害については考慮していません。</w:t>
                            </w:r>
                          </w:p>
                          <w:p w14:paraId="4C016CE0" w14:textId="1F6CD1EA" w:rsidR="00BB34DE" w:rsidRPr="00561026" w:rsidRDefault="00BB34DE" w:rsidP="00561026">
                            <w:pPr>
                              <w:spacing w:line="320" w:lineRule="exact"/>
                              <w:ind w:left="182" w:rightChars="-7" w:right="-14" w:hangingChars="100" w:hanging="182"/>
                              <w:rPr>
                                <w:sz w:val="20"/>
                              </w:rPr>
                            </w:pPr>
                            <w:r>
                              <w:rPr>
                                <w:rFonts w:hint="eastAsia"/>
                                <w:sz w:val="20"/>
                              </w:rPr>
                              <w:t>5.</w:t>
                            </w:r>
                            <w:r>
                              <w:rPr>
                                <w:rFonts w:hint="eastAsia"/>
                                <w:sz w:val="20"/>
                              </w:rPr>
                              <w:t>貴法人は、この報告書を施設の所有者・買主・取引仲介者・施設の担保権者・証券化の場合の投資家・格付機関等に開示することができます。ただし、この報告書の著作権は当社が保有するものとし、貴法人は、当社の事前の文書による承諾がない限り、前記以外の者に対する開示ないし出版はできませ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5533B4" id="Text Box 341" o:spid="_x0000_s1028" type="#_x0000_t202" style="position:absolute;left:0;text-align:left;margin-left:-.1pt;margin-top:13.6pt;width:453.8pt;height:328.8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" filled="f" strokeweight="3pt">
                <v:stroke linestyle="thinThin"/>
                <v:textbox>
                  <w:txbxContent>
                    <w:p w14:paraId="57C5DC42" w14:textId="77777777" w:rsidR="00BB34DE" w:rsidRDefault="00BB34DE" w:rsidP="00561026">
                      <w:pPr>
                        <w:ind w:leftChars="8" w:left="16" w:rightChars="-7" w:right="-14"/>
                        <w:rPr>
                          <w:sz w:val="20"/>
                        </w:rPr>
                      </w:pPr>
                      <w:r>
                        <w:rPr>
                          <w:rFonts w:hint="eastAsia"/>
                          <w:sz w:val="20"/>
                        </w:rPr>
                        <w:t>＜ご注意いただきたい事項＞</w:t>
                      </w:r>
                    </w:p>
                    <w:p w14:paraId="5C9FC77D" w14:textId="77777777" w:rsidR="00BB34DE" w:rsidRDefault="00BB34DE" w:rsidP="00561026">
                      <w:pPr>
                        <w:spacing w:line="320" w:lineRule="exact"/>
                        <w:ind w:left="182" w:rightChars="-7" w:right="-14" w:hangingChars="100" w:hanging="182"/>
                        <w:rPr>
                          <w:sz w:val="20"/>
                        </w:rPr>
                      </w:pPr>
                      <w:r>
                        <w:rPr>
                          <w:rFonts w:hint="eastAsia"/>
                          <w:sz w:val="20"/>
                        </w:rPr>
                        <w:t xml:space="preserve">1. </w:t>
                      </w:r>
                      <w:r>
                        <w:rPr>
                          <w:rFonts w:hint="eastAsia"/>
                          <w:sz w:val="20"/>
                        </w:rPr>
                        <w:t>この報告書は、貴法人・施設の所有者・管理者・公的機関その他から提供された情報に基づいております。当社としては、その正確性および完全性の検証ができないため、ご提供いただいた情報の齟齬による分析結果の不的確さについての責任は負いません。</w:t>
                      </w:r>
                    </w:p>
                    <w:p w14:paraId="78B4EC62" w14:textId="77777777" w:rsidR="00BB34DE" w:rsidRDefault="00BB34DE" w:rsidP="00561026">
                      <w:pPr>
                        <w:spacing w:line="320" w:lineRule="exact"/>
                        <w:ind w:left="182" w:rightChars="-7" w:right="-14" w:hangingChars="100" w:hanging="182"/>
                        <w:rPr>
                          <w:sz w:val="20"/>
                        </w:rPr>
                      </w:pPr>
                      <w:r>
                        <w:rPr>
                          <w:rFonts w:hint="eastAsia"/>
                          <w:sz w:val="20"/>
                        </w:rPr>
                        <w:t xml:space="preserve">2. </w:t>
                      </w:r>
                      <w:r>
                        <w:rPr>
                          <w:rFonts w:hint="eastAsia"/>
                          <w:sz w:val="20"/>
                        </w:rPr>
                        <w:t>本報告書はリスクの評価を目的として、診断時に把握した情報もしくは状況に基づいて作成されたものであり、診断・調査の対象物に係わる全てのリスクを洗い出していること、もしくは他にリスクが存在しないことを保証するものではありません。</w:t>
                      </w:r>
                    </w:p>
                    <w:p w14:paraId="4FDD73F8" w14:textId="77777777" w:rsidR="00BB34DE" w:rsidRDefault="00BB34DE" w:rsidP="00561026">
                      <w:pPr>
                        <w:spacing w:line="320" w:lineRule="exact"/>
                        <w:ind w:left="182" w:rightChars="-7" w:right="-14" w:hangingChars="100" w:hanging="182"/>
                        <w:rPr>
                          <w:sz w:val="20"/>
                        </w:rPr>
                      </w:pPr>
                      <w:r>
                        <w:rPr>
                          <w:rFonts w:hint="eastAsia"/>
                          <w:sz w:val="20"/>
                        </w:rPr>
                        <w:t xml:space="preserve">3. </w:t>
                      </w:r>
                      <w:r>
                        <w:rPr>
                          <w:rFonts w:hint="eastAsia"/>
                          <w:sz w:val="20"/>
                        </w:rPr>
                        <w:t>本報告書作成に用いた評価方法は、過去の被害データを含むデータおよび最新の工学的知見に基づいて構築されています。しかしながら、評価モデルの構成等に多くの仮定がなされています。また分析に使用している情報も限られたものとなっております。従って、分析結果には然るべき予測誤差が含まれ、その使用方法によっては予測誤差が使用目的の許容範囲を超える場合もあります。また、本報告書において算出した予想損失額（または損失率）については、それらを超える損失が生じないことを保証するものではありません。本評価結果の使用に際しましては、この点を十分ご留意下さい。</w:t>
                      </w:r>
                    </w:p>
                    <w:p w14:paraId="7DB6E168" w14:textId="77777777" w:rsidR="00BB34DE" w:rsidRDefault="00BB34DE" w:rsidP="00561026">
                      <w:pPr>
                        <w:spacing w:line="320" w:lineRule="exact"/>
                        <w:ind w:left="182" w:rightChars="-7" w:right="-14" w:hangingChars="100" w:hanging="182"/>
                        <w:rPr>
                          <w:sz w:val="20"/>
                        </w:rPr>
                      </w:pPr>
                      <w:r>
                        <w:rPr>
                          <w:rFonts w:hint="eastAsia"/>
                          <w:sz w:val="20"/>
                        </w:rPr>
                        <w:t xml:space="preserve">4. </w:t>
                      </w:r>
                      <w:r>
                        <w:rPr>
                          <w:rFonts w:hint="eastAsia"/>
                          <w:sz w:val="20"/>
                        </w:rPr>
                        <w:t>本リスク評価においては、各事象に起因する人命などの損害については考慮していません。</w:t>
                      </w:r>
                    </w:p>
                    <w:p w14:paraId="4C016CE0" w14:textId="1F6CD1EA" w:rsidR="00BB34DE" w:rsidRPr="00561026" w:rsidRDefault="00BB34DE" w:rsidP="00561026">
                      <w:pPr>
                        <w:spacing w:line="320" w:lineRule="exact"/>
                        <w:ind w:left="182" w:rightChars="-7" w:right="-14" w:hangingChars="100" w:hanging="182"/>
                        <w:rPr>
                          <w:sz w:val="20"/>
                        </w:rPr>
                      </w:pPr>
                      <w:r>
                        <w:rPr>
                          <w:rFonts w:hint="eastAsia"/>
                          <w:sz w:val="20"/>
                        </w:rPr>
                        <w:t>5.</w:t>
                      </w:r>
                      <w:r>
                        <w:rPr>
                          <w:rFonts w:hint="eastAsia"/>
                          <w:sz w:val="20"/>
                        </w:rPr>
                        <w:t>貴法人は、この報告書を施設の所有者・買主・取引仲介者・施設の担保権者・証券化の場合の投資家・格付機関等に開示することができます。ただし、この報告書の著作権は当社が保有するものとし、貴法人は、当社の事前の文書による承諾がない限り、前記以外の者に対する開示ないし出版はできません。</w:t>
                      </w:r>
                    </w:p>
                  </w:txbxContent>
                </v:textbox>
              </v:shape>
            </w:pict>
          </mc:Fallback>
        </mc:AlternateContent>
      </w:r>
    </w:p>
    <w:p w14:paraId="64FFDD4F" w14:textId="77777777" w:rsidR="006B000A" w:rsidRPr="00173C7F" w:rsidRDefault="006B000A">
      <w:pPr>
        <w:wordWrap/>
        <w:autoSpaceDE/>
        <w:autoSpaceDN/>
        <w:spacing w:line="240" w:lineRule="auto"/>
        <w:rPr>
          <w:sz w:val="24"/>
        </w:rPr>
      </w:pPr>
    </w:p>
    <w:p w14:paraId="46DA1CD4" w14:textId="77777777" w:rsidR="00704FA3" w:rsidRPr="00173C7F" w:rsidRDefault="00704FA3">
      <w:pPr>
        <w:wordWrap/>
        <w:autoSpaceDE/>
        <w:autoSpaceDN/>
        <w:spacing w:line="240" w:lineRule="auto"/>
        <w:rPr>
          <w:sz w:val="24"/>
        </w:rPr>
      </w:pPr>
    </w:p>
    <w:p w14:paraId="3890D7E5" w14:textId="77777777" w:rsidR="00704FA3" w:rsidRPr="00173C7F" w:rsidRDefault="00704FA3">
      <w:pPr>
        <w:wordWrap/>
        <w:autoSpaceDE/>
        <w:autoSpaceDN/>
        <w:spacing w:line="240" w:lineRule="auto"/>
        <w:rPr>
          <w:sz w:val="24"/>
        </w:rPr>
      </w:pPr>
    </w:p>
    <w:p w14:paraId="27B72EBB" w14:textId="77777777" w:rsidR="00704FA3" w:rsidRPr="00173C7F" w:rsidRDefault="00704FA3">
      <w:pPr>
        <w:wordWrap/>
        <w:autoSpaceDE/>
        <w:autoSpaceDN/>
        <w:spacing w:line="240" w:lineRule="auto"/>
        <w:rPr>
          <w:sz w:val="24"/>
        </w:rPr>
      </w:pPr>
    </w:p>
    <w:p w14:paraId="39887ACD" w14:textId="77777777" w:rsidR="00704FA3" w:rsidRPr="00173C7F" w:rsidRDefault="00704FA3">
      <w:pPr>
        <w:wordWrap/>
        <w:autoSpaceDE/>
        <w:autoSpaceDN/>
        <w:spacing w:line="240" w:lineRule="auto"/>
        <w:rPr>
          <w:sz w:val="24"/>
        </w:rPr>
      </w:pPr>
    </w:p>
    <w:p w14:paraId="43DBCD29" w14:textId="77777777" w:rsidR="00704FA3" w:rsidRPr="00173C7F" w:rsidRDefault="00704FA3">
      <w:pPr>
        <w:wordWrap/>
        <w:autoSpaceDE/>
        <w:autoSpaceDN/>
        <w:spacing w:line="240" w:lineRule="auto"/>
        <w:rPr>
          <w:sz w:val="24"/>
        </w:rPr>
      </w:pPr>
    </w:p>
    <w:p w14:paraId="625A6AB2" w14:textId="77777777" w:rsidR="00704FA3" w:rsidRPr="00173C7F" w:rsidRDefault="00704FA3">
      <w:pPr>
        <w:wordWrap/>
        <w:autoSpaceDE/>
        <w:autoSpaceDN/>
        <w:spacing w:line="240" w:lineRule="auto"/>
        <w:rPr>
          <w:sz w:val="24"/>
        </w:rPr>
      </w:pPr>
    </w:p>
    <w:p w14:paraId="41BC0F79" w14:textId="77777777" w:rsidR="00704FA3" w:rsidRPr="00173C7F" w:rsidRDefault="00704FA3">
      <w:pPr>
        <w:wordWrap/>
        <w:autoSpaceDE/>
        <w:autoSpaceDN/>
        <w:spacing w:line="240" w:lineRule="auto"/>
        <w:rPr>
          <w:sz w:val="24"/>
        </w:rPr>
      </w:pPr>
    </w:p>
    <w:p w14:paraId="66AA6281" w14:textId="77777777" w:rsidR="00704FA3" w:rsidRPr="00173C7F" w:rsidRDefault="00704FA3">
      <w:pPr>
        <w:wordWrap/>
        <w:autoSpaceDE/>
        <w:autoSpaceDN/>
        <w:spacing w:line="240" w:lineRule="auto"/>
        <w:rPr>
          <w:sz w:val="24"/>
        </w:rPr>
      </w:pPr>
    </w:p>
    <w:p w14:paraId="3191EEFE" w14:textId="77777777" w:rsidR="00704FA3" w:rsidRPr="00173C7F" w:rsidRDefault="00704FA3">
      <w:pPr>
        <w:wordWrap/>
        <w:autoSpaceDE/>
        <w:autoSpaceDN/>
        <w:spacing w:line="240" w:lineRule="auto"/>
        <w:jc w:val="center"/>
        <w:rPr>
          <w:sz w:val="40"/>
        </w:rPr>
      </w:pPr>
      <w:r w:rsidRPr="00173C7F">
        <w:br w:type="page"/>
      </w:r>
      <w:r w:rsidRPr="00173C7F">
        <w:rPr>
          <w:rFonts w:hint="eastAsia"/>
          <w:sz w:val="40"/>
        </w:rPr>
        <w:lastRenderedPageBreak/>
        <w:t>目　　　次</w:t>
      </w:r>
    </w:p>
    <w:p w14:paraId="468A50FA" w14:textId="77777777" w:rsidR="00704FA3" w:rsidRPr="00173C7F" w:rsidRDefault="00704FA3">
      <w:pPr>
        <w:autoSpaceDE/>
        <w:autoSpaceDN/>
        <w:snapToGrid w:val="0"/>
        <w:rPr>
          <w:sz w:val="24"/>
        </w:rPr>
      </w:pPr>
    </w:p>
    <w:p w14:paraId="5146A53B" w14:textId="363266DC" w:rsidR="00440166" w:rsidRDefault="003A750A">
      <w:pPr>
        <w:pStyle w:val="10"/>
        <w:tabs>
          <w:tab w:val="left" w:pos="480"/>
          <w:tab w:val="right" w:leader="dot" w:pos="9078"/>
        </w:tabs>
        <w:rPr>
          <w:ins w:id="0" w:author="作成者"/>
          <w:rFonts w:asciiTheme="minorHAnsi" w:eastAsiaTheme="minorEastAsia" w:hAnsiTheme="minorHAnsi" w:cstheme="minorBidi"/>
          <w:b w:val="0"/>
          <w:noProof/>
          <w:spacing w:val="0"/>
          <w:kern w:val="2"/>
          <w:sz w:val="21"/>
          <w:szCs w:val="22"/>
        </w:rPr>
      </w:pPr>
      <w:r w:rsidRPr="00173C7F">
        <w:rPr>
          <w:sz w:val="24"/>
        </w:rPr>
        <w:fldChar w:fldCharType="begin"/>
      </w:r>
      <w:r w:rsidRPr="00173C7F">
        <w:rPr>
          <w:sz w:val="24"/>
        </w:rPr>
        <w:instrText xml:space="preserve"> TOC \o "1-2" \h \z \u </w:instrText>
      </w:r>
      <w:r w:rsidRPr="00173C7F">
        <w:rPr>
          <w:sz w:val="24"/>
        </w:rPr>
        <w:fldChar w:fldCharType="separate"/>
      </w:r>
      <w:ins w:id="1" w:author="作成者">
        <w:r w:rsidR="00440166" w:rsidRPr="005467E6">
          <w:rPr>
            <w:rStyle w:val="ac"/>
            <w:noProof/>
          </w:rPr>
          <w:fldChar w:fldCharType="begin"/>
        </w:r>
        <w:r w:rsidR="00440166" w:rsidRPr="005467E6">
          <w:rPr>
            <w:rStyle w:val="ac"/>
            <w:noProof/>
          </w:rPr>
          <w:instrText xml:space="preserve"> </w:instrText>
        </w:r>
        <w:r w:rsidR="00440166">
          <w:rPr>
            <w:noProof/>
          </w:rPr>
          <w:instrText>HYPERLINK \l "_Toc197109319"</w:instrText>
        </w:r>
        <w:r w:rsidR="00440166" w:rsidRPr="005467E6">
          <w:rPr>
            <w:rStyle w:val="ac"/>
            <w:noProof/>
          </w:rPr>
          <w:instrText xml:space="preserve"> </w:instrText>
        </w:r>
        <w:r w:rsidR="00440166" w:rsidRPr="005467E6">
          <w:rPr>
            <w:rStyle w:val="ac"/>
            <w:noProof/>
          </w:rPr>
        </w:r>
        <w:r w:rsidR="00440166" w:rsidRPr="005467E6">
          <w:rPr>
            <w:rStyle w:val="ac"/>
            <w:noProof/>
          </w:rPr>
          <w:fldChar w:fldCharType="separate"/>
        </w:r>
        <w:r w:rsidR="00440166" w:rsidRPr="005467E6">
          <w:rPr>
            <w:rStyle w:val="ac"/>
            <w:rFonts w:ascii="Century" w:hAnsi="Century"/>
            <w:noProof/>
          </w:rPr>
          <w:t>I.</w:t>
        </w:r>
        <w:r w:rsidR="00440166">
          <w:rPr>
            <w:rFonts w:asciiTheme="minorHAnsi" w:eastAsiaTheme="minorEastAsia" w:hAnsiTheme="minorHAnsi" w:cstheme="minorBidi"/>
            <w:b w:val="0"/>
            <w:noProof/>
            <w:spacing w:val="0"/>
            <w:kern w:val="2"/>
            <w:sz w:val="21"/>
            <w:szCs w:val="22"/>
          </w:rPr>
          <w:tab/>
        </w:r>
        <w:r w:rsidR="00440166" w:rsidRPr="005467E6">
          <w:rPr>
            <w:rStyle w:val="ac"/>
            <w:noProof/>
          </w:rPr>
          <w:t>評価対象</w:t>
        </w:r>
        <w:r w:rsidR="00440166">
          <w:rPr>
            <w:noProof/>
            <w:webHidden/>
          </w:rPr>
          <w:tab/>
        </w:r>
        <w:r w:rsidR="00440166">
          <w:rPr>
            <w:noProof/>
            <w:webHidden/>
          </w:rPr>
          <w:fldChar w:fldCharType="begin"/>
        </w:r>
        <w:r w:rsidR="00440166">
          <w:rPr>
            <w:noProof/>
            <w:webHidden/>
          </w:rPr>
          <w:instrText xml:space="preserve"> PAGEREF _Toc197109319 \h </w:instrText>
        </w:r>
        <w:r w:rsidR="00440166">
          <w:rPr>
            <w:noProof/>
            <w:webHidden/>
          </w:rPr>
        </w:r>
      </w:ins>
      <w:r w:rsidR="00440166">
        <w:rPr>
          <w:noProof/>
          <w:webHidden/>
        </w:rPr>
        <w:fldChar w:fldCharType="separate"/>
      </w:r>
      <w:ins w:id="2" w:author="作成者">
        <w:r w:rsidR="00BD1D55">
          <w:rPr>
            <w:noProof/>
            <w:webHidden/>
          </w:rPr>
          <w:t>1</w:t>
        </w:r>
        <w:r w:rsidR="00440166">
          <w:rPr>
            <w:noProof/>
            <w:webHidden/>
          </w:rPr>
          <w:fldChar w:fldCharType="end"/>
        </w:r>
        <w:r w:rsidR="00440166" w:rsidRPr="005467E6">
          <w:rPr>
            <w:rStyle w:val="ac"/>
            <w:noProof/>
          </w:rPr>
          <w:fldChar w:fldCharType="end"/>
        </w:r>
      </w:ins>
    </w:p>
    <w:p w14:paraId="1E3DA02D" w14:textId="60936DB6" w:rsidR="00440166" w:rsidRDefault="00440166">
      <w:pPr>
        <w:pStyle w:val="10"/>
        <w:tabs>
          <w:tab w:val="left" w:pos="480"/>
          <w:tab w:val="right" w:leader="dot" w:pos="9078"/>
        </w:tabs>
        <w:rPr>
          <w:ins w:id="3" w:author="作成者"/>
          <w:rFonts w:asciiTheme="minorHAnsi" w:eastAsiaTheme="minorEastAsia" w:hAnsiTheme="minorHAnsi" w:cstheme="minorBidi"/>
          <w:b w:val="0"/>
          <w:noProof/>
          <w:spacing w:val="0"/>
          <w:kern w:val="2"/>
          <w:sz w:val="21"/>
          <w:szCs w:val="22"/>
        </w:rPr>
      </w:pPr>
      <w:ins w:id="4" w:author="作成者">
        <w:r w:rsidRPr="005467E6">
          <w:rPr>
            <w:rStyle w:val="ac"/>
            <w:noProof/>
          </w:rPr>
          <w:fldChar w:fldCharType="begin"/>
        </w:r>
        <w:r w:rsidRPr="005467E6">
          <w:rPr>
            <w:rStyle w:val="ac"/>
            <w:noProof/>
          </w:rPr>
          <w:instrText xml:space="preserve"> </w:instrText>
        </w:r>
        <w:r>
          <w:rPr>
            <w:noProof/>
          </w:rPr>
          <w:instrText>HYPERLINK \l "_Toc197109320"</w:instrText>
        </w:r>
        <w:r w:rsidRPr="005467E6">
          <w:rPr>
            <w:rStyle w:val="ac"/>
            <w:noProof/>
          </w:rPr>
          <w:instrText xml:space="preserve"> </w:instrText>
        </w:r>
        <w:r w:rsidRPr="005467E6">
          <w:rPr>
            <w:rStyle w:val="ac"/>
            <w:noProof/>
          </w:rPr>
        </w:r>
        <w:r w:rsidRPr="005467E6">
          <w:rPr>
            <w:rStyle w:val="ac"/>
            <w:noProof/>
          </w:rPr>
          <w:fldChar w:fldCharType="separate"/>
        </w:r>
        <w:r w:rsidRPr="005467E6">
          <w:rPr>
            <w:rStyle w:val="ac"/>
            <w:rFonts w:ascii="Century" w:hAnsi="Century"/>
            <w:noProof/>
          </w:rPr>
          <w:t>II.</w:t>
        </w:r>
        <w:r>
          <w:rPr>
            <w:rFonts w:asciiTheme="minorHAnsi" w:eastAsiaTheme="minorEastAsia" w:hAnsiTheme="minorHAnsi" w:cstheme="minorBidi"/>
            <w:b w:val="0"/>
            <w:noProof/>
            <w:spacing w:val="0"/>
            <w:kern w:val="2"/>
            <w:sz w:val="21"/>
            <w:szCs w:val="22"/>
          </w:rPr>
          <w:tab/>
        </w:r>
        <w:r w:rsidRPr="005467E6">
          <w:rPr>
            <w:rStyle w:val="ac"/>
            <w:noProof/>
          </w:rPr>
          <w:t>被害想定結果</w:t>
        </w:r>
        <w:r>
          <w:rPr>
            <w:noProof/>
            <w:webHidden/>
          </w:rPr>
          <w:tab/>
        </w:r>
        <w:r>
          <w:rPr>
            <w:noProof/>
            <w:webHidden/>
          </w:rPr>
          <w:fldChar w:fldCharType="begin"/>
        </w:r>
        <w:r>
          <w:rPr>
            <w:noProof/>
            <w:webHidden/>
          </w:rPr>
          <w:instrText xml:space="preserve"> PAGEREF _Toc197109320 \h </w:instrText>
        </w:r>
        <w:r>
          <w:rPr>
            <w:noProof/>
            <w:webHidden/>
          </w:rPr>
        </w:r>
      </w:ins>
      <w:r>
        <w:rPr>
          <w:noProof/>
          <w:webHidden/>
        </w:rPr>
        <w:fldChar w:fldCharType="separate"/>
      </w:r>
      <w:ins w:id="5" w:author="作成者">
        <w:r w:rsidR="00BD1D55">
          <w:rPr>
            <w:noProof/>
            <w:webHidden/>
          </w:rPr>
          <w:t>2</w:t>
        </w:r>
        <w:r>
          <w:rPr>
            <w:noProof/>
            <w:webHidden/>
          </w:rPr>
          <w:fldChar w:fldCharType="end"/>
        </w:r>
        <w:r w:rsidRPr="005467E6">
          <w:rPr>
            <w:rStyle w:val="ac"/>
            <w:noProof/>
          </w:rPr>
          <w:fldChar w:fldCharType="end"/>
        </w:r>
      </w:ins>
    </w:p>
    <w:p w14:paraId="3D36ACB9" w14:textId="6E9ABE04" w:rsidR="00440166" w:rsidRDefault="00440166">
      <w:pPr>
        <w:pStyle w:val="22"/>
        <w:tabs>
          <w:tab w:val="left" w:pos="720"/>
          <w:tab w:val="right" w:leader="dot" w:pos="9078"/>
        </w:tabs>
        <w:rPr>
          <w:ins w:id="6" w:author="作成者"/>
          <w:rFonts w:asciiTheme="minorHAnsi" w:eastAsiaTheme="minorEastAsia" w:hAnsiTheme="minorHAnsi" w:cstheme="minorBidi"/>
          <w:noProof/>
          <w:spacing w:val="0"/>
          <w:kern w:val="2"/>
          <w:sz w:val="21"/>
          <w:szCs w:val="22"/>
        </w:rPr>
      </w:pPr>
      <w:ins w:id="7" w:author="作成者">
        <w:r w:rsidRPr="005467E6">
          <w:rPr>
            <w:rStyle w:val="ac"/>
            <w:noProof/>
          </w:rPr>
          <w:fldChar w:fldCharType="begin"/>
        </w:r>
        <w:r w:rsidRPr="005467E6">
          <w:rPr>
            <w:rStyle w:val="ac"/>
            <w:noProof/>
          </w:rPr>
          <w:instrText xml:space="preserve"> </w:instrText>
        </w:r>
        <w:r>
          <w:rPr>
            <w:noProof/>
          </w:rPr>
          <w:instrText>HYPERLINK \l "_Toc197109321"</w:instrText>
        </w:r>
        <w:r w:rsidRPr="005467E6">
          <w:rPr>
            <w:rStyle w:val="ac"/>
            <w:noProof/>
          </w:rPr>
          <w:instrText xml:space="preserve"> </w:instrText>
        </w:r>
        <w:r w:rsidRPr="005467E6">
          <w:rPr>
            <w:rStyle w:val="ac"/>
            <w:noProof/>
          </w:rPr>
        </w:r>
        <w:r w:rsidRPr="005467E6">
          <w:rPr>
            <w:rStyle w:val="ac"/>
            <w:noProof/>
          </w:rPr>
          <w:fldChar w:fldCharType="separate"/>
        </w:r>
        <w:r w:rsidRPr="005467E6">
          <w:rPr>
            <w:rStyle w:val="ac"/>
            <w:rFonts w:ascii="Century" w:hAnsi="Century"/>
            <w:noProof/>
          </w:rPr>
          <w:t>1.</w:t>
        </w:r>
        <w:r>
          <w:rPr>
            <w:rFonts w:asciiTheme="minorHAnsi" w:eastAsiaTheme="minorEastAsia" w:hAnsiTheme="minorHAnsi" w:cstheme="minorBidi"/>
            <w:noProof/>
            <w:spacing w:val="0"/>
            <w:kern w:val="2"/>
            <w:sz w:val="21"/>
            <w:szCs w:val="22"/>
          </w:rPr>
          <w:tab/>
        </w:r>
        <w:r w:rsidRPr="005467E6">
          <w:rPr>
            <w:rStyle w:val="ac"/>
            <w:rFonts w:ascii="ＭＳ 明朝" w:hAnsi="ＭＳ 明朝"/>
            <w:noProof/>
          </w:rPr>
          <w:t>対象ハザード</w:t>
        </w:r>
        <w:r>
          <w:rPr>
            <w:noProof/>
            <w:webHidden/>
          </w:rPr>
          <w:tab/>
        </w:r>
        <w:r>
          <w:rPr>
            <w:noProof/>
            <w:webHidden/>
          </w:rPr>
          <w:fldChar w:fldCharType="begin"/>
        </w:r>
        <w:r>
          <w:rPr>
            <w:noProof/>
            <w:webHidden/>
          </w:rPr>
          <w:instrText xml:space="preserve"> PAGEREF _Toc197109321 \h </w:instrText>
        </w:r>
        <w:r>
          <w:rPr>
            <w:noProof/>
            <w:webHidden/>
          </w:rPr>
        </w:r>
      </w:ins>
      <w:r>
        <w:rPr>
          <w:noProof/>
          <w:webHidden/>
        </w:rPr>
        <w:fldChar w:fldCharType="separate"/>
      </w:r>
      <w:ins w:id="8" w:author="作成者">
        <w:r w:rsidR="00BD1D55">
          <w:rPr>
            <w:noProof/>
            <w:webHidden/>
          </w:rPr>
          <w:t>2</w:t>
        </w:r>
        <w:r>
          <w:rPr>
            <w:noProof/>
            <w:webHidden/>
          </w:rPr>
          <w:fldChar w:fldCharType="end"/>
        </w:r>
        <w:r w:rsidRPr="005467E6">
          <w:rPr>
            <w:rStyle w:val="ac"/>
            <w:noProof/>
          </w:rPr>
          <w:fldChar w:fldCharType="end"/>
        </w:r>
      </w:ins>
    </w:p>
    <w:p w14:paraId="758D0EE5" w14:textId="46F736CD" w:rsidR="00440166" w:rsidRDefault="00440166">
      <w:pPr>
        <w:pStyle w:val="22"/>
        <w:tabs>
          <w:tab w:val="left" w:pos="720"/>
          <w:tab w:val="right" w:leader="dot" w:pos="9078"/>
        </w:tabs>
        <w:rPr>
          <w:ins w:id="9" w:author="作成者"/>
          <w:rFonts w:asciiTheme="minorHAnsi" w:eastAsiaTheme="minorEastAsia" w:hAnsiTheme="minorHAnsi" w:cstheme="minorBidi"/>
          <w:noProof/>
          <w:spacing w:val="0"/>
          <w:kern w:val="2"/>
          <w:sz w:val="21"/>
          <w:szCs w:val="22"/>
        </w:rPr>
      </w:pPr>
      <w:ins w:id="10" w:author="作成者">
        <w:r w:rsidRPr="005467E6">
          <w:rPr>
            <w:rStyle w:val="ac"/>
            <w:noProof/>
          </w:rPr>
          <w:fldChar w:fldCharType="begin"/>
        </w:r>
        <w:r w:rsidRPr="005467E6">
          <w:rPr>
            <w:rStyle w:val="ac"/>
            <w:noProof/>
          </w:rPr>
          <w:instrText xml:space="preserve"> </w:instrText>
        </w:r>
        <w:r>
          <w:rPr>
            <w:noProof/>
          </w:rPr>
          <w:instrText>HYPERLINK \l "_Toc197109322"</w:instrText>
        </w:r>
        <w:r w:rsidRPr="005467E6">
          <w:rPr>
            <w:rStyle w:val="ac"/>
            <w:noProof/>
          </w:rPr>
          <w:instrText xml:space="preserve"> </w:instrText>
        </w:r>
        <w:r w:rsidRPr="005467E6">
          <w:rPr>
            <w:rStyle w:val="ac"/>
            <w:noProof/>
          </w:rPr>
        </w:r>
        <w:r w:rsidRPr="005467E6">
          <w:rPr>
            <w:rStyle w:val="ac"/>
            <w:noProof/>
          </w:rPr>
          <w:fldChar w:fldCharType="separate"/>
        </w:r>
        <w:r w:rsidRPr="005467E6">
          <w:rPr>
            <w:rStyle w:val="ac"/>
            <w:rFonts w:ascii="Century" w:hAnsi="Century"/>
            <w:noProof/>
          </w:rPr>
          <w:t>2.</w:t>
        </w:r>
        <w:r>
          <w:rPr>
            <w:rFonts w:asciiTheme="minorHAnsi" w:eastAsiaTheme="minorEastAsia" w:hAnsiTheme="minorHAnsi" w:cstheme="minorBidi"/>
            <w:noProof/>
            <w:spacing w:val="0"/>
            <w:kern w:val="2"/>
            <w:sz w:val="21"/>
            <w:szCs w:val="22"/>
          </w:rPr>
          <w:tab/>
        </w:r>
        <w:r w:rsidRPr="005467E6">
          <w:rPr>
            <w:rStyle w:val="ac"/>
            <w:rFonts w:ascii="ＭＳ 明朝" w:hAnsi="ＭＳ 明朝"/>
            <w:noProof/>
          </w:rPr>
          <w:t>分析に用いた物件情報</w:t>
        </w:r>
        <w:r>
          <w:rPr>
            <w:noProof/>
            <w:webHidden/>
          </w:rPr>
          <w:tab/>
        </w:r>
        <w:r>
          <w:rPr>
            <w:noProof/>
            <w:webHidden/>
          </w:rPr>
          <w:fldChar w:fldCharType="begin"/>
        </w:r>
        <w:r>
          <w:rPr>
            <w:noProof/>
            <w:webHidden/>
          </w:rPr>
          <w:instrText xml:space="preserve"> PAGEREF _Toc197109322 \h </w:instrText>
        </w:r>
        <w:r>
          <w:rPr>
            <w:noProof/>
            <w:webHidden/>
          </w:rPr>
        </w:r>
      </w:ins>
      <w:r>
        <w:rPr>
          <w:noProof/>
          <w:webHidden/>
        </w:rPr>
        <w:fldChar w:fldCharType="separate"/>
      </w:r>
      <w:ins w:id="11" w:author="作成者">
        <w:r w:rsidR="00BD1D55">
          <w:rPr>
            <w:noProof/>
            <w:webHidden/>
          </w:rPr>
          <w:t>2</w:t>
        </w:r>
        <w:r>
          <w:rPr>
            <w:noProof/>
            <w:webHidden/>
          </w:rPr>
          <w:fldChar w:fldCharType="end"/>
        </w:r>
        <w:r w:rsidRPr="005467E6">
          <w:rPr>
            <w:rStyle w:val="ac"/>
            <w:noProof/>
          </w:rPr>
          <w:fldChar w:fldCharType="end"/>
        </w:r>
      </w:ins>
    </w:p>
    <w:p w14:paraId="3F81514A" w14:textId="77C990A2" w:rsidR="00440166" w:rsidRDefault="00440166">
      <w:pPr>
        <w:pStyle w:val="22"/>
        <w:tabs>
          <w:tab w:val="left" w:pos="720"/>
          <w:tab w:val="right" w:leader="dot" w:pos="9078"/>
        </w:tabs>
        <w:rPr>
          <w:ins w:id="12" w:author="作成者"/>
          <w:rFonts w:asciiTheme="minorHAnsi" w:eastAsiaTheme="minorEastAsia" w:hAnsiTheme="minorHAnsi" w:cstheme="minorBidi"/>
          <w:noProof/>
          <w:spacing w:val="0"/>
          <w:kern w:val="2"/>
          <w:sz w:val="21"/>
          <w:szCs w:val="22"/>
        </w:rPr>
      </w:pPr>
      <w:ins w:id="13" w:author="作成者">
        <w:r w:rsidRPr="005467E6">
          <w:rPr>
            <w:rStyle w:val="ac"/>
            <w:noProof/>
          </w:rPr>
          <w:fldChar w:fldCharType="begin"/>
        </w:r>
        <w:r w:rsidRPr="005467E6">
          <w:rPr>
            <w:rStyle w:val="ac"/>
            <w:noProof/>
          </w:rPr>
          <w:instrText xml:space="preserve"> </w:instrText>
        </w:r>
        <w:r>
          <w:rPr>
            <w:noProof/>
          </w:rPr>
          <w:instrText>HYPERLINK \l "_Toc197109323"</w:instrText>
        </w:r>
        <w:r w:rsidRPr="005467E6">
          <w:rPr>
            <w:rStyle w:val="ac"/>
            <w:noProof/>
          </w:rPr>
          <w:instrText xml:space="preserve"> </w:instrText>
        </w:r>
        <w:r w:rsidRPr="005467E6">
          <w:rPr>
            <w:rStyle w:val="ac"/>
            <w:noProof/>
          </w:rPr>
        </w:r>
        <w:r w:rsidRPr="005467E6">
          <w:rPr>
            <w:rStyle w:val="ac"/>
            <w:noProof/>
          </w:rPr>
          <w:fldChar w:fldCharType="separate"/>
        </w:r>
        <w:r w:rsidRPr="005467E6">
          <w:rPr>
            <w:rStyle w:val="ac"/>
            <w:rFonts w:ascii="Century" w:hAnsi="Century"/>
            <w:noProof/>
          </w:rPr>
          <w:t>3.</w:t>
        </w:r>
        <w:r>
          <w:rPr>
            <w:rFonts w:asciiTheme="minorHAnsi" w:eastAsiaTheme="minorEastAsia" w:hAnsiTheme="minorHAnsi" w:cstheme="minorBidi"/>
            <w:noProof/>
            <w:spacing w:val="0"/>
            <w:kern w:val="2"/>
            <w:sz w:val="21"/>
            <w:szCs w:val="22"/>
          </w:rPr>
          <w:tab/>
        </w:r>
        <w:r w:rsidRPr="005467E6">
          <w:rPr>
            <w:rStyle w:val="ac"/>
            <w:rFonts w:ascii="ＭＳ 明朝" w:hAnsi="ＭＳ 明朝"/>
            <w:noProof/>
          </w:rPr>
          <w:t>評価結果</w:t>
        </w:r>
        <w:r>
          <w:rPr>
            <w:noProof/>
            <w:webHidden/>
          </w:rPr>
          <w:tab/>
        </w:r>
        <w:r>
          <w:rPr>
            <w:noProof/>
            <w:webHidden/>
          </w:rPr>
          <w:fldChar w:fldCharType="begin"/>
        </w:r>
        <w:r>
          <w:rPr>
            <w:noProof/>
            <w:webHidden/>
          </w:rPr>
          <w:instrText xml:space="preserve"> PAGEREF _Toc197109323 \h </w:instrText>
        </w:r>
        <w:r>
          <w:rPr>
            <w:noProof/>
            <w:webHidden/>
          </w:rPr>
        </w:r>
      </w:ins>
      <w:r>
        <w:rPr>
          <w:noProof/>
          <w:webHidden/>
        </w:rPr>
        <w:fldChar w:fldCharType="separate"/>
      </w:r>
      <w:ins w:id="14" w:author="作成者">
        <w:r w:rsidR="00BD1D55">
          <w:rPr>
            <w:noProof/>
            <w:webHidden/>
          </w:rPr>
          <w:t>2</w:t>
        </w:r>
        <w:r>
          <w:rPr>
            <w:noProof/>
            <w:webHidden/>
          </w:rPr>
          <w:fldChar w:fldCharType="end"/>
        </w:r>
        <w:r w:rsidRPr="005467E6">
          <w:rPr>
            <w:rStyle w:val="ac"/>
            <w:noProof/>
          </w:rPr>
          <w:fldChar w:fldCharType="end"/>
        </w:r>
      </w:ins>
    </w:p>
    <w:p w14:paraId="5F186583" w14:textId="4E50D36A" w:rsidR="00440166" w:rsidRDefault="00440166">
      <w:pPr>
        <w:pStyle w:val="10"/>
        <w:tabs>
          <w:tab w:val="left" w:pos="720"/>
          <w:tab w:val="right" w:leader="dot" w:pos="9078"/>
        </w:tabs>
        <w:rPr>
          <w:ins w:id="15" w:author="作成者"/>
          <w:rFonts w:asciiTheme="minorHAnsi" w:eastAsiaTheme="minorEastAsia" w:hAnsiTheme="minorHAnsi" w:cstheme="minorBidi"/>
          <w:b w:val="0"/>
          <w:noProof/>
          <w:spacing w:val="0"/>
          <w:kern w:val="2"/>
          <w:sz w:val="21"/>
          <w:szCs w:val="22"/>
        </w:rPr>
      </w:pPr>
      <w:ins w:id="16" w:author="作成者">
        <w:r w:rsidRPr="005467E6">
          <w:rPr>
            <w:rStyle w:val="ac"/>
            <w:noProof/>
          </w:rPr>
          <w:fldChar w:fldCharType="begin"/>
        </w:r>
        <w:r w:rsidRPr="005467E6">
          <w:rPr>
            <w:rStyle w:val="ac"/>
            <w:noProof/>
          </w:rPr>
          <w:instrText xml:space="preserve"> </w:instrText>
        </w:r>
        <w:r>
          <w:rPr>
            <w:noProof/>
          </w:rPr>
          <w:instrText>HYPERLINK \l "_Toc197109324"</w:instrText>
        </w:r>
        <w:r w:rsidRPr="005467E6">
          <w:rPr>
            <w:rStyle w:val="ac"/>
            <w:noProof/>
          </w:rPr>
          <w:instrText xml:space="preserve"> </w:instrText>
        </w:r>
        <w:r w:rsidRPr="005467E6">
          <w:rPr>
            <w:rStyle w:val="ac"/>
            <w:noProof/>
          </w:rPr>
        </w:r>
        <w:r w:rsidRPr="005467E6">
          <w:rPr>
            <w:rStyle w:val="ac"/>
            <w:noProof/>
          </w:rPr>
          <w:fldChar w:fldCharType="separate"/>
        </w:r>
        <w:r w:rsidRPr="005467E6">
          <w:rPr>
            <w:rStyle w:val="ac"/>
            <w:rFonts w:ascii="Century" w:hAnsi="Century"/>
            <w:noProof/>
          </w:rPr>
          <w:t>III.</w:t>
        </w:r>
        <w:r>
          <w:rPr>
            <w:rFonts w:asciiTheme="minorHAnsi" w:eastAsiaTheme="minorEastAsia" w:hAnsiTheme="minorHAnsi" w:cstheme="minorBidi"/>
            <w:b w:val="0"/>
            <w:noProof/>
            <w:spacing w:val="0"/>
            <w:kern w:val="2"/>
            <w:sz w:val="21"/>
            <w:szCs w:val="22"/>
          </w:rPr>
          <w:tab/>
        </w:r>
        <w:r w:rsidRPr="005467E6">
          <w:rPr>
            <w:rStyle w:val="ac"/>
            <w:noProof/>
          </w:rPr>
          <w:t>雹災リスク評価の方法</w:t>
        </w:r>
        <w:r>
          <w:rPr>
            <w:noProof/>
            <w:webHidden/>
          </w:rPr>
          <w:tab/>
        </w:r>
        <w:r>
          <w:rPr>
            <w:noProof/>
            <w:webHidden/>
          </w:rPr>
          <w:fldChar w:fldCharType="begin"/>
        </w:r>
        <w:r>
          <w:rPr>
            <w:noProof/>
            <w:webHidden/>
          </w:rPr>
          <w:instrText xml:space="preserve"> PAGEREF _Toc197109324 \h </w:instrText>
        </w:r>
        <w:r>
          <w:rPr>
            <w:noProof/>
            <w:webHidden/>
          </w:rPr>
        </w:r>
      </w:ins>
      <w:r>
        <w:rPr>
          <w:noProof/>
          <w:webHidden/>
        </w:rPr>
        <w:fldChar w:fldCharType="separate"/>
      </w:r>
      <w:ins w:id="17" w:author="作成者">
        <w:r w:rsidR="00BD1D55">
          <w:rPr>
            <w:noProof/>
            <w:webHidden/>
          </w:rPr>
          <w:t>3</w:t>
        </w:r>
        <w:r>
          <w:rPr>
            <w:noProof/>
            <w:webHidden/>
          </w:rPr>
          <w:fldChar w:fldCharType="end"/>
        </w:r>
        <w:r w:rsidRPr="005467E6">
          <w:rPr>
            <w:rStyle w:val="ac"/>
            <w:noProof/>
          </w:rPr>
          <w:fldChar w:fldCharType="end"/>
        </w:r>
      </w:ins>
    </w:p>
    <w:p w14:paraId="45FB466E" w14:textId="4EA0BFA6" w:rsidR="00440166" w:rsidRDefault="00440166">
      <w:pPr>
        <w:pStyle w:val="22"/>
        <w:tabs>
          <w:tab w:val="left" w:pos="720"/>
          <w:tab w:val="right" w:leader="dot" w:pos="9078"/>
        </w:tabs>
        <w:rPr>
          <w:ins w:id="18" w:author="作成者"/>
          <w:rFonts w:asciiTheme="minorHAnsi" w:eastAsiaTheme="minorEastAsia" w:hAnsiTheme="minorHAnsi" w:cstheme="minorBidi"/>
          <w:noProof/>
          <w:spacing w:val="0"/>
          <w:kern w:val="2"/>
          <w:sz w:val="21"/>
          <w:szCs w:val="22"/>
        </w:rPr>
      </w:pPr>
      <w:ins w:id="19" w:author="作成者">
        <w:r w:rsidRPr="005467E6">
          <w:rPr>
            <w:rStyle w:val="ac"/>
            <w:noProof/>
          </w:rPr>
          <w:fldChar w:fldCharType="begin"/>
        </w:r>
        <w:r w:rsidRPr="005467E6">
          <w:rPr>
            <w:rStyle w:val="ac"/>
            <w:noProof/>
          </w:rPr>
          <w:instrText xml:space="preserve"> </w:instrText>
        </w:r>
        <w:r>
          <w:rPr>
            <w:noProof/>
          </w:rPr>
          <w:instrText>HYPERLINK \l "_Toc197109325"</w:instrText>
        </w:r>
        <w:r w:rsidRPr="005467E6">
          <w:rPr>
            <w:rStyle w:val="ac"/>
            <w:noProof/>
          </w:rPr>
          <w:instrText xml:space="preserve"> </w:instrText>
        </w:r>
        <w:r w:rsidRPr="005467E6">
          <w:rPr>
            <w:rStyle w:val="ac"/>
            <w:noProof/>
          </w:rPr>
        </w:r>
        <w:r w:rsidRPr="005467E6">
          <w:rPr>
            <w:rStyle w:val="ac"/>
            <w:noProof/>
          </w:rPr>
          <w:fldChar w:fldCharType="separate"/>
        </w:r>
        <w:r w:rsidRPr="005467E6">
          <w:rPr>
            <w:rStyle w:val="ac"/>
            <w:rFonts w:ascii="Century" w:hAnsi="Century"/>
            <w:noProof/>
          </w:rPr>
          <w:t>1.</w:t>
        </w:r>
        <w:r>
          <w:rPr>
            <w:rFonts w:asciiTheme="minorHAnsi" w:eastAsiaTheme="minorEastAsia" w:hAnsiTheme="minorHAnsi" w:cstheme="minorBidi"/>
            <w:noProof/>
            <w:spacing w:val="0"/>
            <w:kern w:val="2"/>
            <w:sz w:val="21"/>
            <w:szCs w:val="22"/>
          </w:rPr>
          <w:tab/>
        </w:r>
        <w:r w:rsidRPr="005467E6">
          <w:rPr>
            <w:rStyle w:val="ac"/>
            <w:noProof/>
          </w:rPr>
          <w:t>評価手法の概要</w:t>
        </w:r>
        <w:r>
          <w:rPr>
            <w:noProof/>
            <w:webHidden/>
          </w:rPr>
          <w:tab/>
        </w:r>
        <w:r>
          <w:rPr>
            <w:noProof/>
            <w:webHidden/>
          </w:rPr>
          <w:fldChar w:fldCharType="begin"/>
        </w:r>
        <w:r>
          <w:rPr>
            <w:noProof/>
            <w:webHidden/>
          </w:rPr>
          <w:instrText xml:space="preserve"> PAGEREF _Toc197109325 \h </w:instrText>
        </w:r>
        <w:r>
          <w:rPr>
            <w:noProof/>
            <w:webHidden/>
          </w:rPr>
        </w:r>
      </w:ins>
      <w:r>
        <w:rPr>
          <w:noProof/>
          <w:webHidden/>
        </w:rPr>
        <w:fldChar w:fldCharType="separate"/>
      </w:r>
      <w:ins w:id="20" w:author="作成者">
        <w:r w:rsidR="00BD1D55">
          <w:rPr>
            <w:noProof/>
            <w:webHidden/>
          </w:rPr>
          <w:t>3</w:t>
        </w:r>
        <w:r>
          <w:rPr>
            <w:noProof/>
            <w:webHidden/>
          </w:rPr>
          <w:fldChar w:fldCharType="end"/>
        </w:r>
        <w:r w:rsidRPr="005467E6">
          <w:rPr>
            <w:rStyle w:val="ac"/>
            <w:noProof/>
          </w:rPr>
          <w:fldChar w:fldCharType="end"/>
        </w:r>
      </w:ins>
    </w:p>
    <w:p w14:paraId="53C9BCC1" w14:textId="7EA12352" w:rsidR="00440166" w:rsidRDefault="00440166">
      <w:pPr>
        <w:pStyle w:val="22"/>
        <w:tabs>
          <w:tab w:val="left" w:pos="720"/>
          <w:tab w:val="right" w:leader="dot" w:pos="9078"/>
        </w:tabs>
        <w:rPr>
          <w:ins w:id="21" w:author="作成者"/>
          <w:rFonts w:asciiTheme="minorHAnsi" w:eastAsiaTheme="minorEastAsia" w:hAnsiTheme="minorHAnsi" w:cstheme="minorBidi"/>
          <w:noProof/>
          <w:spacing w:val="0"/>
          <w:kern w:val="2"/>
          <w:sz w:val="21"/>
          <w:szCs w:val="22"/>
        </w:rPr>
      </w:pPr>
      <w:ins w:id="22" w:author="作成者">
        <w:r w:rsidRPr="005467E6">
          <w:rPr>
            <w:rStyle w:val="ac"/>
            <w:noProof/>
          </w:rPr>
          <w:fldChar w:fldCharType="begin"/>
        </w:r>
        <w:r w:rsidRPr="005467E6">
          <w:rPr>
            <w:rStyle w:val="ac"/>
            <w:noProof/>
          </w:rPr>
          <w:instrText xml:space="preserve"> </w:instrText>
        </w:r>
        <w:r>
          <w:rPr>
            <w:noProof/>
          </w:rPr>
          <w:instrText>HYPERLINK \l "_Toc197109326"</w:instrText>
        </w:r>
        <w:r w:rsidRPr="005467E6">
          <w:rPr>
            <w:rStyle w:val="ac"/>
            <w:noProof/>
          </w:rPr>
          <w:instrText xml:space="preserve"> </w:instrText>
        </w:r>
        <w:r w:rsidRPr="005467E6">
          <w:rPr>
            <w:rStyle w:val="ac"/>
            <w:noProof/>
          </w:rPr>
        </w:r>
        <w:r w:rsidRPr="005467E6">
          <w:rPr>
            <w:rStyle w:val="ac"/>
            <w:noProof/>
          </w:rPr>
          <w:fldChar w:fldCharType="separate"/>
        </w:r>
        <w:r w:rsidRPr="005467E6">
          <w:rPr>
            <w:rStyle w:val="ac"/>
            <w:rFonts w:ascii="Century" w:hAnsi="Century"/>
            <w:noProof/>
          </w:rPr>
          <w:t>2.</w:t>
        </w:r>
        <w:r>
          <w:rPr>
            <w:rFonts w:asciiTheme="minorHAnsi" w:eastAsiaTheme="minorEastAsia" w:hAnsiTheme="minorHAnsi" w:cstheme="minorBidi"/>
            <w:noProof/>
            <w:spacing w:val="0"/>
            <w:kern w:val="2"/>
            <w:sz w:val="21"/>
            <w:szCs w:val="22"/>
          </w:rPr>
          <w:tab/>
        </w:r>
        <w:r w:rsidRPr="005467E6">
          <w:rPr>
            <w:rStyle w:val="ac"/>
            <w:noProof/>
          </w:rPr>
          <w:t>降雹の評価</w:t>
        </w:r>
        <w:r w:rsidRPr="005467E6">
          <w:rPr>
            <w:rStyle w:val="ac"/>
            <w:noProof/>
          </w:rPr>
          <w:t>(</w:t>
        </w:r>
        <w:r w:rsidRPr="005467E6">
          <w:rPr>
            <w:rStyle w:val="ac"/>
            <w:noProof/>
          </w:rPr>
          <w:t>モンテカルロシミュレーション</w:t>
        </w:r>
        <w:r w:rsidRPr="005467E6">
          <w:rPr>
            <w:rStyle w:val="ac"/>
            <w:noProof/>
          </w:rPr>
          <w:t>)</w:t>
        </w:r>
        <w:r>
          <w:rPr>
            <w:noProof/>
            <w:webHidden/>
          </w:rPr>
          <w:tab/>
        </w:r>
        <w:r>
          <w:rPr>
            <w:noProof/>
            <w:webHidden/>
          </w:rPr>
          <w:fldChar w:fldCharType="begin"/>
        </w:r>
        <w:r>
          <w:rPr>
            <w:noProof/>
            <w:webHidden/>
          </w:rPr>
          <w:instrText xml:space="preserve"> PAGEREF _Toc197109326 \h </w:instrText>
        </w:r>
        <w:r>
          <w:rPr>
            <w:noProof/>
            <w:webHidden/>
          </w:rPr>
        </w:r>
      </w:ins>
      <w:r>
        <w:rPr>
          <w:noProof/>
          <w:webHidden/>
        </w:rPr>
        <w:fldChar w:fldCharType="separate"/>
      </w:r>
      <w:ins w:id="23" w:author="作成者">
        <w:r w:rsidR="00BD1D55">
          <w:rPr>
            <w:noProof/>
            <w:webHidden/>
          </w:rPr>
          <w:t>4</w:t>
        </w:r>
        <w:r>
          <w:rPr>
            <w:noProof/>
            <w:webHidden/>
          </w:rPr>
          <w:fldChar w:fldCharType="end"/>
        </w:r>
        <w:r w:rsidRPr="005467E6">
          <w:rPr>
            <w:rStyle w:val="ac"/>
            <w:noProof/>
          </w:rPr>
          <w:fldChar w:fldCharType="end"/>
        </w:r>
      </w:ins>
    </w:p>
    <w:p w14:paraId="7D5B2D4C" w14:textId="351AFC05" w:rsidR="00440166" w:rsidRDefault="00440166">
      <w:pPr>
        <w:pStyle w:val="22"/>
        <w:tabs>
          <w:tab w:val="left" w:pos="720"/>
          <w:tab w:val="right" w:leader="dot" w:pos="9078"/>
        </w:tabs>
        <w:rPr>
          <w:ins w:id="24" w:author="作成者"/>
          <w:rFonts w:asciiTheme="minorHAnsi" w:eastAsiaTheme="minorEastAsia" w:hAnsiTheme="minorHAnsi" w:cstheme="minorBidi"/>
          <w:noProof/>
          <w:spacing w:val="0"/>
          <w:kern w:val="2"/>
          <w:sz w:val="21"/>
          <w:szCs w:val="22"/>
        </w:rPr>
      </w:pPr>
      <w:ins w:id="25" w:author="作成者">
        <w:r w:rsidRPr="005467E6">
          <w:rPr>
            <w:rStyle w:val="ac"/>
            <w:noProof/>
          </w:rPr>
          <w:fldChar w:fldCharType="begin"/>
        </w:r>
        <w:r w:rsidRPr="005467E6">
          <w:rPr>
            <w:rStyle w:val="ac"/>
            <w:noProof/>
          </w:rPr>
          <w:instrText xml:space="preserve"> </w:instrText>
        </w:r>
        <w:r>
          <w:rPr>
            <w:noProof/>
          </w:rPr>
          <w:instrText>HYPERLINK \l "_Toc197109327"</w:instrText>
        </w:r>
        <w:r w:rsidRPr="005467E6">
          <w:rPr>
            <w:rStyle w:val="ac"/>
            <w:noProof/>
          </w:rPr>
          <w:instrText xml:space="preserve"> </w:instrText>
        </w:r>
        <w:r w:rsidRPr="005467E6">
          <w:rPr>
            <w:rStyle w:val="ac"/>
            <w:noProof/>
          </w:rPr>
        </w:r>
        <w:r w:rsidRPr="005467E6">
          <w:rPr>
            <w:rStyle w:val="ac"/>
            <w:noProof/>
          </w:rPr>
          <w:fldChar w:fldCharType="separate"/>
        </w:r>
        <w:r w:rsidRPr="005467E6">
          <w:rPr>
            <w:rStyle w:val="ac"/>
            <w:rFonts w:ascii="Century" w:hAnsi="Century"/>
            <w:noProof/>
          </w:rPr>
          <w:t>3.</w:t>
        </w:r>
        <w:r>
          <w:rPr>
            <w:rFonts w:asciiTheme="minorHAnsi" w:eastAsiaTheme="minorEastAsia" w:hAnsiTheme="minorHAnsi" w:cstheme="minorBidi"/>
            <w:noProof/>
            <w:spacing w:val="0"/>
            <w:kern w:val="2"/>
            <w:sz w:val="21"/>
            <w:szCs w:val="22"/>
          </w:rPr>
          <w:tab/>
        </w:r>
        <w:r w:rsidRPr="005467E6">
          <w:rPr>
            <w:rStyle w:val="ac"/>
            <w:noProof/>
          </w:rPr>
          <w:t>部位別の被害曲線の設定</w:t>
        </w:r>
        <w:r>
          <w:rPr>
            <w:noProof/>
            <w:webHidden/>
          </w:rPr>
          <w:tab/>
        </w:r>
        <w:r>
          <w:rPr>
            <w:noProof/>
            <w:webHidden/>
          </w:rPr>
          <w:fldChar w:fldCharType="begin"/>
        </w:r>
        <w:r>
          <w:rPr>
            <w:noProof/>
            <w:webHidden/>
          </w:rPr>
          <w:instrText xml:space="preserve"> PAGEREF _Toc197109327 \h </w:instrText>
        </w:r>
        <w:r>
          <w:rPr>
            <w:noProof/>
            <w:webHidden/>
          </w:rPr>
        </w:r>
      </w:ins>
      <w:r>
        <w:rPr>
          <w:noProof/>
          <w:webHidden/>
        </w:rPr>
        <w:fldChar w:fldCharType="separate"/>
      </w:r>
      <w:ins w:id="26" w:author="作成者">
        <w:r w:rsidR="00BD1D55">
          <w:rPr>
            <w:noProof/>
            <w:webHidden/>
          </w:rPr>
          <w:t>4</w:t>
        </w:r>
        <w:r>
          <w:rPr>
            <w:noProof/>
            <w:webHidden/>
          </w:rPr>
          <w:fldChar w:fldCharType="end"/>
        </w:r>
        <w:r w:rsidRPr="005467E6">
          <w:rPr>
            <w:rStyle w:val="ac"/>
            <w:noProof/>
          </w:rPr>
          <w:fldChar w:fldCharType="end"/>
        </w:r>
      </w:ins>
    </w:p>
    <w:p w14:paraId="2DE5C01C" w14:textId="12063DE0" w:rsidR="00440166" w:rsidRDefault="00440166">
      <w:pPr>
        <w:pStyle w:val="22"/>
        <w:tabs>
          <w:tab w:val="left" w:pos="720"/>
          <w:tab w:val="right" w:leader="dot" w:pos="9078"/>
        </w:tabs>
        <w:rPr>
          <w:ins w:id="27" w:author="作成者"/>
          <w:rFonts w:asciiTheme="minorHAnsi" w:eastAsiaTheme="minorEastAsia" w:hAnsiTheme="minorHAnsi" w:cstheme="minorBidi"/>
          <w:noProof/>
          <w:spacing w:val="0"/>
          <w:kern w:val="2"/>
          <w:sz w:val="21"/>
          <w:szCs w:val="22"/>
        </w:rPr>
      </w:pPr>
      <w:ins w:id="28" w:author="作成者">
        <w:r w:rsidRPr="005467E6">
          <w:rPr>
            <w:rStyle w:val="ac"/>
            <w:noProof/>
          </w:rPr>
          <w:fldChar w:fldCharType="begin"/>
        </w:r>
        <w:r w:rsidRPr="005467E6">
          <w:rPr>
            <w:rStyle w:val="ac"/>
            <w:noProof/>
          </w:rPr>
          <w:instrText xml:space="preserve"> </w:instrText>
        </w:r>
        <w:r>
          <w:rPr>
            <w:noProof/>
          </w:rPr>
          <w:instrText>HYPERLINK \l "_Toc197109328"</w:instrText>
        </w:r>
        <w:r w:rsidRPr="005467E6">
          <w:rPr>
            <w:rStyle w:val="ac"/>
            <w:noProof/>
          </w:rPr>
          <w:instrText xml:space="preserve"> </w:instrText>
        </w:r>
        <w:r w:rsidRPr="005467E6">
          <w:rPr>
            <w:rStyle w:val="ac"/>
            <w:noProof/>
          </w:rPr>
        </w:r>
        <w:r w:rsidRPr="005467E6">
          <w:rPr>
            <w:rStyle w:val="ac"/>
            <w:noProof/>
          </w:rPr>
          <w:fldChar w:fldCharType="separate"/>
        </w:r>
        <w:r w:rsidRPr="005467E6">
          <w:rPr>
            <w:rStyle w:val="ac"/>
            <w:rFonts w:ascii="Century" w:hAnsi="Century"/>
            <w:noProof/>
          </w:rPr>
          <w:t>4.</w:t>
        </w:r>
        <w:r>
          <w:rPr>
            <w:rFonts w:asciiTheme="minorHAnsi" w:eastAsiaTheme="minorEastAsia" w:hAnsiTheme="minorHAnsi" w:cstheme="minorBidi"/>
            <w:noProof/>
            <w:spacing w:val="0"/>
            <w:kern w:val="2"/>
            <w:sz w:val="21"/>
            <w:szCs w:val="22"/>
          </w:rPr>
          <w:tab/>
        </w:r>
        <w:r w:rsidRPr="005467E6">
          <w:rPr>
            <w:rStyle w:val="ac"/>
            <w:noProof/>
          </w:rPr>
          <w:t>部位別の被害率算出</w:t>
        </w:r>
        <w:r>
          <w:rPr>
            <w:noProof/>
            <w:webHidden/>
          </w:rPr>
          <w:tab/>
        </w:r>
        <w:r>
          <w:rPr>
            <w:noProof/>
            <w:webHidden/>
          </w:rPr>
          <w:fldChar w:fldCharType="begin"/>
        </w:r>
        <w:r>
          <w:rPr>
            <w:noProof/>
            <w:webHidden/>
          </w:rPr>
          <w:instrText xml:space="preserve"> PAGEREF _Toc197109328 \h </w:instrText>
        </w:r>
        <w:r>
          <w:rPr>
            <w:noProof/>
            <w:webHidden/>
          </w:rPr>
        </w:r>
      </w:ins>
      <w:r>
        <w:rPr>
          <w:noProof/>
          <w:webHidden/>
        </w:rPr>
        <w:fldChar w:fldCharType="separate"/>
      </w:r>
      <w:ins w:id="29" w:author="作成者">
        <w:r w:rsidR="00BD1D55">
          <w:rPr>
            <w:noProof/>
            <w:webHidden/>
          </w:rPr>
          <w:t>4</w:t>
        </w:r>
        <w:r>
          <w:rPr>
            <w:noProof/>
            <w:webHidden/>
          </w:rPr>
          <w:fldChar w:fldCharType="end"/>
        </w:r>
        <w:r w:rsidRPr="005467E6">
          <w:rPr>
            <w:rStyle w:val="ac"/>
            <w:noProof/>
          </w:rPr>
          <w:fldChar w:fldCharType="end"/>
        </w:r>
      </w:ins>
    </w:p>
    <w:p w14:paraId="6207C39E" w14:textId="1FF45F7F" w:rsidR="00440166" w:rsidRDefault="00440166">
      <w:pPr>
        <w:pStyle w:val="22"/>
        <w:tabs>
          <w:tab w:val="left" w:pos="720"/>
          <w:tab w:val="right" w:leader="dot" w:pos="9078"/>
        </w:tabs>
        <w:rPr>
          <w:ins w:id="30" w:author="作成者"/>
          <w:rFonts w:asciiTheme="minorHAnsi" w:eastAsiaTheme="minorEastAsia" w:hAnsiTheme="minorHAnsi" w:cstheme="minorBidi"/>
          <w:noProof/>
          <w:spacing w:val="0"/>
          <w:kern w:val="2"/>
          <w:sz w:val="21"/>
          <w:szCs w:val="22"/>
        </w:rPr>
      </w:pPr>
      <w:ins w:id="31" w:author="作成者">
        <w:r w:rsidRPr="005467E6">
          <w:rPr>
            <w:rStyle w:val="ac"/>
            <w:noProof/>
          </w:rPr>
          <w:fldChar w:fldCharType="begin"/>
        </w:r>
        <w:r w:rsidRPr="005467E6">
          <w:rPr>
            <w:rStyle w:val="ac"/>
            <w:noProof/>
          </w:rPr>
          <w:instrText xml:space="preserve"> </w:instrText>
        </w:r>
        <w:r>
          <w:rPr>
            <w:noProof/>
          </w:rPr>
          <w:instrText>HYPERLINK \l "_Toc197109329"</w:instrText>
        </w:r>
        <w:r w:rsidRPr="005467E6">
          <w:rPr>
            <w:rStyle w:val="ac"/>
            <w:noProof/>
          </w:rPr>
          <w:instrText xml:space="preserve"> </w:instrText>
        </w:r>
        <w:r w:rsidRPr="005467E6">
          <w:rPr>
            <w:rStyle w:val="ac"/>
            <w:noProof/>
          </w:rPr>
        </w:r>
        <w:r w:rsidRPr="005467E6">
          <w:rPr>
            <w:rStyle w:val="ac"/>
            <w:noProof/>
          </w:rPr>
          <w:fldChar w:fldCharType="separate"/>
        </w:r>
        <w:r w:rsidRPr="005467E6">
          <w:rPr>
            <w:rStyle w:val="ac"/>
            <w:rFonts w:ascii="Century" w:hAnsi="Century"/>
            <w:noProof/>
          </w:rPr>
          <w:t>5.</w:t>
        </w:r>
        <w:r>
          <w:rPr>
            <w:rFonts w:asciiTheme="minorHAnsi" w:eastAsiaTheme="minorEastAsia" w:hAnsiTheme="minorHAnsi" w:cstheme="minorBidi"/>
            <w:noProof/>
            <w:spacing w:val="0"/>
            <w:kern w:val="2"/>
            <w:sz w:val="21"/>
            <w:szCs w:val="22"/>
          </w:rPr>
          <w:tab/>
        </w:r>
        <w:r w:rsidRPr="005467E6">
          <w:rPr>
            <w:rStyle w:val="ac"/>
            <w:noProof/>
          </w:rPr>
          <w:t>施設全体の被害想定額の算出</w:t>
        </w:r>
        <w:r>
          <w:rPr>
            <w:noProof/>
            <w:webHidden/>
          </w:rPr>
          <w:tab/>
        </w:r>
        <w:r>
          <w:rPr>
            <w:noProof/>
            <w:webHidden/>
          </w:rPr>
          <w:fldChar w:fldCharType="begin"/>
        </w:r>
        <w:r>
          <w:rPr>
            <w:noProof/>
            <w:webHidden/>
          </w:rPr>
          <w:instrText xml:space="preserve"> PAGEREF _Toc197109329 \h </w:instrText>
        </w:r>
        <w:r>
          <w:rPr>
            <w:noProof/>
            <w:webHidden/>
          </w:rPr>
        </w:r>
      </w:ins>
      <w:r>
        <w:rPr>
          <w:noProof/>
          <w:webHidden/>
        </w:rPr>
        <w:fldChar w:fldCharType="separate"/>
      </w:r>
      <w:ins w:id="32" w:author="作成者">
        <w:r w:rsidR="00BD1D55">
          <w:rPr>
            <w:noProof/>
            <w:webHidden/>
          </w:rPr>
          <w:t>4</w:t>
        </w:r>
        <w:r>
          <w:rPr>
            <w:noProof/>
            <w:webHidden/>
          </w:rPr>
          <w:fldChar w:fldCharType="end"/>
        </w:r>
        <w:r w:rsidRPr="005467E6">
          <w:rPr>
            <w:rStyle w:val="ac"/>
            <w:noProof/>
          </w:rPr>
          <w:fldChar w:fldCharType="end"/>
        </w:r>
      </w:ins>
    </w:p>
    <w:p w14:paraId="0DE3C1BA" w14:textId="5EE86F3F" w:rsidR="00A1486E" w:rsidDel="00440166" w:rsidRDefault="00A1486E">
      <w:pPr>
        <w:pStyle w:val="10"/>
        <w:tabs>
          <w:tab w:val="left" w:pos="480"/>
          <w:tab w:val="right" w:leader="dot" w:pos="9078"/>
        </w:tabs>
        <w:rPr>
          <w:ins w:id="33" w:author="作成者"/>
          <w:del w:id="34" w:author="作成者"/>
          <w:rFonts w:asciiTheme="minorHAnsi" w:eastAsiaTheme="minorEastAsia" w:hAnsiTheme="minorHAnsi" w:cstheme="minorBidi"/>
          <w:b w:val="0"/>
          <w:noProof/>
          <w:spacing w:val="0"/>
          <w:kern w:val="2"/>
          <w:sz w:val="21"/>
          <w:szCs w:val="22"/>
        </w:rPr>
      </w:pPr>
      <w:ins w:id="35" w:author="作成者">
        <w:del w:id="36" w:author="作成者">
          <w:r w:rsidRPr="00440166" w:rsidDel="00440166">
            <w:rPr>
              <w:rStyle w:val="ac"/>
              <w:rFonts w:ascii="Century" w:hAnsi="Century"/>
              <w:noProof/>
              <w:rPrChange w:id="37" w:author="作成者">
                <w:rPr>
                  <w:rStyle w:val="ac"/>
                  <w:rFonts w:ascii="Century" w:hAnsi="Century"/>
                  <w:noProof/>
                </w:rPr>
              </w:rPrChange>
            </w:rPr>
            <w:delText>I.</w:delText>
          </w:r>
          <w:r w:rsidDel="00440166">
            <w:rPr>
              <w:rFonts w:asciiTheme="minorHAnsi" w:eastAsiaTheme="minorEastAsia" w:hAnsiTheme="minorHAnsi" w:cstheme="minorBidi"/>
              <w:b w:val="0"/>
              <w:noProof/>
              <w:spacing w:val="0"/>
              <w:kern w:val="2"/>
              <w:sz w:val="21"/>
              <w:szCs w:val="22"/>
            </w:rPr>
            <w:tab/>
          </w:r>
          <w:r w:rsidRPr="00440166" w:rsidDel="00440166">
            <w:rPr>
              <w:rStyle w:val="ac"/>
              <w:noProof/>
              <w:rPrChange w:id="38" w:author="作成者">
                <w:rPr>
                  <w:rStyle w:val="ac"/>
                  <w:noProof/>
                </w:rPr>
              </w:rPrChange>
            </w:rPr>
            <w:delText>評価対象</w:delText>
          </w:r>
          <w:r w:rsidDel="00440166">
            <w:rPr>
              <w:noProof/>
              <w:webHidden/>
            </w:rPr>
            <w:tab/>
          </w:r>
        </w:del>
      </w:ins>
    </w:p>
    <w:p w14:paraId="758BBD9B" w14:textId="5016D9B0" w:rsidR="00A1486E" w:rsidDel="00440166" w:rsidRDefault="00A1486E">
      <w:pPr>
        <w:pStyle w:val="10"/>
        <w:tabs>
          <w:tab w:val="left" w:pos="480"/>
          <w:tab w:val="right" w:leader="dot" w:pos="9078"/>
        </w:tabs>
        <w:rPr>
          <w:ins w:id="39" w:author="作成者"/>
          <w:del w:id="40" w:author="作成者"/>
          <w:rFonts w:asciiTheme="minorHAnsi" w:eastAsiaTheme="minorEastAsia" w:hAnsiTheme="minorHAnsi" w:cstheme="minorBidi"/>
          <w:b w:val="0"/>
          <w:noProof/>
          <w:spacing w:val="0"/>
          <w:kern w:val="2"/>
          <w:sz w:val="21"/>
          <w:szCs w:val="22"/>
        </w:rPr>
      </w:pPr>
      <w:ins w:id="41" w:author="作成者">
        <w:del w:id="42" w:author="作成者">
          <w:r w:rsidRPr="00440166" w:rsidDel="00440166">
            <w:rPr>
              <w:rStyle w:val="ac"/>
              <w:rFonts w:ascii="Century" w:hAnsi="Century"/>
              <w:noProof/>
              <w:rPrChange w:id="43" w:author="作成者">
                <w:rPr>
                  <w:rStyle w:val="ac"/>
                  <w:rFonts w:ascii="Century" w:hAnsi="Century"/>
                  <w:noProof/>
                </w:rPr>
              </w:rPrChange>
            </w:rPr>
            <w:delText>II.</w:delText>
          </w:r>
          <w:r w:rsidDel="00440166">
            <w:rPr>
              <w:rFonts w:asciiTheme="minorHAnsi" w:eastAsiaTheme="minorEastAsia" w:hAnsiTheme="minorHAnsi" w:cstheme="minorBidi"/>
              <w:b w:val="0"/>
              <w:noProof/>
              <w:spacing w:val="0"/>
              <w:kern w:val="2"/>
              <w:sz w:val="21"/>
              <w:szCs w:val="22"/>
            </w:rPr>
            <w:tab/>
          </w:r>
          <w:r w:rsidRPr="00440166" w:rsidDel="00440166">
            <w:rPr>
              <w:rStyle w:val="ac"/>
              <w:noProof/>
              <w:rPrChange w:id="44" w:author="作成者">
                <w:rPr>
                  <w:rStyle w:val="ac"/>
                  <w:noProof/>
                </w:rPr>
              </w:rPrChange>
            </w:rPr>
            <w:delText>被害想定結果</w:delText>
          </w:r>
          <w:r w:rsidDel="00440166">
            <w:rPr>
              <w:noProof/>
              <w:webHidden/>
            </w:rPr>
            <w:tab/>
          </w:r>
        </w:del>
      </w:ins>
    </w:p>
    <w:p w14:paraId="0CF5D6A0" w14:textId="17AA26E8" w:rsidR="00A1486E" w:rsidDel="00440166" w:rsidRDefault="00A1486E">
      <w:pPr>
        <w:pStyle w:val="22"/>
        <w:tabs>
          <w:tab w:val="left" w:pos="720"/>
          <w:tab w:val="right" w:leader="dot" w:pos="9078"/>
        </w:tabs>
        <w:rPr>
          <w:ins w:id="45" w:author="作成者"/>
          <w:del w:id="46" w:author="作成者"/>
          <w:rFonts w:asciiTheme="minorHAnsi" w:eastAsiaTheme="minorEastAsia" w:hAnsiTheme="minorHAnsi" w:cstheme="minorBidi"/>
          <w:noProof/>
          <w:spacing w:val="0"/>
          <w:kern w:val="2"/>
          <w:sz w:val="21"/>
          <w:szCs w:val="22"/>
        </w:rPr>
      </w:pPr>
      <w:ins w:id="47" w:author="作成者">
        <w:del w:id="48" w:author="作成者">
          <w:r w:rsidRPr="00440166" w:rsidDel="00440166">
            <w:rPr>
              <w:rStyle w:val="ac"/>
              <w:rFonts w:ascii="Century" w:hAnsi="Century"/>
              <w:noProof/>
              <w:rPrChange w:id="49" w:author="作成者">
                <w:rPr>
                  <w:rStyle w:val="ac"/>
                  <w:rFonts w:ascii="Century" w:hAnsi="Century"/>
                  <w:noProof/>
                </w:rPr>
              </w:rPrChange>
            </w:rPr>
            <w:delText>1.</w:delText>
          </w:r>
          <w:r w:rsidDel="00440166">
            <w:rPr>
              <w:rFonts w:asciiTheme="minorHAnsi" w:eastAsiaTheme="minorEastAsia" w:hAnsiTheme="minorHAnsi" w:cstheme="minorBidi"/>
              <w:noProof/>
              <w:spacing w:val="0"/>
              <w:kern w:val="2"/>
              <w:sz w:val="21"/>
              <w:szCs w:val="22"/>
            </w:rPr>
            <w:tab/>
          </w:r>
          <w:r w:rsidRPr="00440166" w:rsidDel="00440166">
            <w:rPr>
              <w:rStyle w:val="ac"/>
              <w:rFonts w:ascii="ＭＳ 明朝" w:hAnsi="ＭＳ 明朝"/>
              <w:noProof/>
              <w:rPrChange w:id="50" w:author="作成者">
                <w:rPr>
                  <w:rStyle w:val="ac"/>
                  <w:rFonts w:ascii="ＭＳ 明朝" w:hAnsi="ＭＳ 明朝"/>
                  <w:noProof/>
                </w:rPr>
              </w:rPrChange>
            </w:rPr>
            <w:delText>対象ハザード</w:delText>
          </w:r>
          <w:r w:rsidDel="00440166">
            <w:rPr>
              <w:noProof/>
              <w:webHidden/>
            </w:rPr>
            <w:tab/>
          </w:r>
        </w:del>
      </w:ins>
    </w:p>
    <w:p w14:paraId="4E378095" w14:textId="75A35052" w:rsidR="00A1486E" w:rsidDel="00440166" w:rsidRDefault="00A1486E">
      <w:pPr>
        <w:pStyle w:val="22"/>
        <w:tabs>
          <w:tab w:val="left" w:pos="720"/>
          <w:tab w:val="right" w:leader="dot" w:pos="9078"/>
        </w:tabs>
        <w:rPr>
          <w:ins w:id="51" w:author="作成者"/>
          <w:del w:id="52" w:author="作成者"/>
          <w:rFonts w:asciiTheme="minorHAnsi" w:eastAsiaTheme="minorEastAsia" w:hAnsiTheme="minorHAnsi" w:cstheme="minorBidi"/>
          <w:noProof/>
          <w:spacing w:val="0"/>
          <w:kern w:val="2"/>
          <w:sz w:val="21"/>
          <w:szCs w:val="22"/>
        </w:rPr>
      </w:pPr>
      <w:ins w:id="53" w:author="作成者">
        <w:del w:id="54" w:author="作成者">
          <w:r w:rsidRPr="00440166" w:rsidDel="00440166">
            <w:rPr>
              <w:rStyle w:val="ac"/>
              <w:rFonts w:ascii="Century" w:hAnsi="Century"/>
              <w:noProof/>
              <w:rPrChange w:id="55" w:author="作成者">
                <w:rPr>
                  <w:rStyle w:val="ac"/>
                  <w:rFonts w:ascii="Century" w:hAnsi="Century"/>
                  <w:noProof/>
                </w:rPr>
              </w:rPrChange>
            </w:rPr>
            <w:delText>2.</w:delText>
          </w:r>
          <w:r w:rsidDel="00440166">
            <w:rPr>
              <w:rFonts w:asciiTheme="minorHAnsi" w:eastAsiaTheme="minorEastAsia" w:hAnsiTheme="minorHAnsi" w:cstheme="minorBidi"/>
              <w:noProof/>
              <w:spacing w:val="0"/>
              <w:kern w:val="2"/>
              <w:sz w:val="21"/>
              <w:szCs w:val="22"/>
            </w:rPr>
            <w:tab/>
          </w:r>
          <w:r w:rsidRPr="00440166" w:rsidDel="00440166">
            <w:rPr>
              <w:rStyle w:val="ac"/>
              <w:rFonts w:ascii="ＭＳ 明朝" w:hAnsi="ＭＳ 明朝"/>
              <w:noProof/>
              <w:rPrChange w:id="56" w:author="作成者">
                <w:rPr>
                  <w:rStyle w:val="ac"/>
                  <w:rFonts w:ascii="ＭＳ 明朝" w:hAnsi="ＭＳ 明朝"/>
                  <w:noProof/>
                </w:rPr>
              </w:rPrChange>
            </w:rPr>
            <w:delText>分析に用いた物件情報</w:delText>
          </w:r>
          <w:r w:rsidDel="00440166">
            <w:rPr>
              <w:noProof/>
              <w:webHidden/>
            </w:rPr>
            <w:tab/>
          </w:r>
        </w:del>
      </w:ins>
    </w:p>
    <w:p w14:paraId="424CA068" w14:textId="154D42EB" w:rsidR="00A1486E" w:rsidDel="00440166" w:rsidRDefault="00A1486E">
      <w:pPr>
        <w:pStyle w:val="22"/>
        <w:tabs>
          <w:tab w:val="left" w:pos="720"/>
          <w:tab w:val="right" w:leader="dot" w:pos="9078"/>
        </w:tabs>
        <w:rPr>
          <w:ins w:id="57" w:author="作成者"/>
          <w:del w:id="58" w:author="作成者"/>
          <w:rFonts w:asciiTheme="minorHAnsi" w:eastAsiaTheme="minorEastAsia" w:hAnsiTheme="minorHAnsi" w:cstheme="minorBidi"/>
          <w:noProof/>
          <w:spacing w:val="0"/>
          <w:kern w:val="2"/>
          <w:sz w:val="21"/>
          <w:szCs w:val="22"/>
        </w:rPr>
      </w:pPr>
      <w:ins w:id="59" w:author="作成者">
        <w:del w:id="60" w:author="作成者">
          <w:r w:rsidRPr="00440166" w:rsidDel="00440166">
            <w:rPr>
              <w:rStyle w:val="ac"/>
              <w:rFonts w:ascii="Century" w:hAnsi="Century"/>
              <w:noProof/>
              <w:rPrChange w:id="61" w:author="作成者">
                <w:rPr>
                  <w:rStyle w:val="ac"/>
                  <w:rFonts w:ascii="Century" w:hAnsi="Century"/>
                  <w:noProof/>
                </w:rPr>
              </w:rPrChange>
            </w:rPr>
            <w:delText>3.</w:delText>
          </w:r>
          <w:r w:rsidDel="00440166">
            <w:rPr>
              <w:rFonts w:asciiTheme="minorHAnsi" w:eastAsiaTheme="minorEastAsia" w:hAnsiTheme="minorHAnsi" w:cstheme="minorBidi"/>
              <w:noProof/>
              <w:spacing w:val="0"/>
              <w:kern w:val="2"/>
              <w:sz w:val="21"/>
              <w:szCs w:val="22"/>
            </w:rPr>
            <w:tab/>
          </w:r>
          <w:r w:rsidRPr="00440166" w:rsidDel="00440166">
            <w:rPr>
              <w:rStyle w:val="ac"/>
              <w:rFonts w:ascii="ＭＳ 明朝" w:hAnsi="ＭＳ 明朝"/>
              <w:noProof/>
              <w:rPrChange w:id="62" w:author="作成者">
                <w:rPr>
                  <w:rStyle w:val="ac"/>
                  <w:rFonts w:ascii="ＭＳ 明朝" w:hAnsi="ＭＳ 明朝"/>
                  <w:noProof/>
                </w:rPr>
              </w:rPrChange>
            </w:rPr>
            <w:delText>評価結果</w:delText>
          </w:r>
          <w:r w:rsidDel="00440166">
            <w:rPr>
              <w:noProof/>
              <w:webHidden/>
            </w:rPr>
            <w:tab/>
          </w:r>
        </w:del>
      </w:ins>
    </w:p>
    <w:p w14:paraId="10B28C2D" w14:textId="500CDEDA" w:rsidR="00A1486E" w:rsidDel="00440166" w:rsidRDefault="00A1486E">
      <w:pPr>
        <w:pStyle w:val="10"/>
        <w:tabs>
          <w:tab w:val="left" w:pos="720"/>
          <w:tab w:val="right" w:leader="dot" w:pos="9078"/>
        </w:tabs>
        <w:rPr>
          <w:ins w:id="63" w:author="作成者"/>
          <w:del w:id="64" w:author="作成者"/>
          <w:rFonts w:asciiTheme="minorHAnsi" w:eastAsiaTheme="minorEastAsia" w:hAnsiTheme="minorHAnsi" w:cstheme="minorBidi"/>
          <w:b w:val="0"/>
          <w:noProof/>
          <w:spacing w:val="0"/>
          <w:kern w:val="2"/>
          <w:sz w:val="21"/>
          <w:szCs w:val="22"/>
        </w:rPr>
      </w:pPr>
      <w:ins w:id="65" w:author="作成者">
        <w:del w:id="66" w:author="作成者">
          <w:r w:rsidRPr="00440166" w:rsidDel="00440166">
            <w:rPr>
              <w:rStyle w:val="ac"/>
              <w:rFonts w:ascii="Century" w:hAnsi="Century"/>
              <w:noProof/>
              <w:rPrChange w:id="67" w:author="作成者">
                <w:rPr>
                  <w:rStyle w:val="ac"/>
                  <w:rFonts w:ascii="Century" w:hAnsi="Century"/>
                  <w:noProof/>
                </w:rPr>
              </w:rPrChange>
            </w:rPr>
            <w:delText>III.</w:delText>
          </w:r>
          <w:r w:rsidDel="00440166">
            <w:rPr>
              <w:rFonts w:asciiTheme="minorHAnsi" w:eastAsiaTheme="minorEastAsia" w:hAnsiTheme="minorHAnsi" w:cstheme="minorBidi"/>
              <w:b w:val="0"/>
              <w:noProof/>
              <w:spacing w:val="0"/>
              <w:kern w:val="2"/>
              <w:sz w:val="21"/>
              <w:szCs w:val="22"/>
            </w:rPr>
            <w:tab/>
          </w:r>
          <w:r w:rsidRPr="00440166" w:rsidDel="00440166">
            <w:rPr>
              <w:rStyle w:val="ac"/>
              <w:noProof/>
              <w:rPrChange w:id="68" w:author="作成者">
                <w:rPr>
                  <w:rStyle w:val="ac"/>
                  <w:noProof/>
                </w:rPr>
              </w:rPrChange>
            </w:rPr>
            <w:delText>雹災リスク評価の方法</w:delText>
          </w:r>
          <w:r w:rsidDel="00440166">
            <w:rPr>
              <w:noProof/>
              <w:webHidden/>
            </w:rPr>
            <w:tab/>
          </w:r>
        </w:del>
      </w:ins>
    </w:p>
    <w:p w14:paraId="2CB85E62" w14:textId="18CE34DA" w:rsidR="00A1486E" w:rsidDel="00440166" w:rsidRDefault="00A1486E">
      <w:pPr>
        <w:pStyle w:val="22"/>
        <w:tabs>
          <w:tab w:val="left" w:pos="720"/>
          <w:tab w:val="right" w:leader="dot" w:pos="9078"/>
        </w:tabs>
        <w:rPr>
          <w:ins w:id="69" w:author="作成者"/>
          <w:del w:id="70" w:author="作成者"/>
          <w:rFonts w:asciiTheme="minorHAnsi" w:eastAsiaTheme="minorEastAsia" w:hAnsiTheme="minorHAnsi" w:cstheme="minorBidi"/>
          <w:noProof/>
          <w:spacing w:val="0"/>
          <w:kern w:val="2"/>
          <w:sz w:val="21"/>
          <w:szCs w:val="22"/>
        </w:rPr>
      </w:pPr>
      <w:ins w:id="71" w:author="作成者">
        <w:del w:id="72" w:author="作成者">
          <w:r w:rsidRPr="00440166" w:rsidDel="00440166">
            <w:rPr>
              <w:rStyle w:val="ac"/>
              <w:rFonts w:ascii="Century" w:hAnsi="Century"/>
              <w:noProof/>
              <w:rPrChange w:id="73" w:author="作成者">
                <w:rPr>
                  <w:rStyle w:val="ac"/>
                  <w:rFonts w:ascii="Century" w:hAnsi="Century"/>
                  <w:noProof/>
                </w:rPr>
              </w:rPrChange>
            </w:rPr>
            <w:delText>1.</w:delText>
          </w:r>
          <w:r w:rsidDel="00440166">
            <w:rPr>
              <w:rFonts w:asciiTheme="minorHAnsi" w:eastAsiaTheme="minorEastAsia" w:hAnsiTheme="minorHAnsi" w:cstheme="minorBidi"/>
              <w:noProof/>
              <w:spacing w:val="0"/>
              <w:kern w:val="2"/>
              <w:sz w:val="21"/>
              <w:szCs w:val="22"/>
            </w:rPr>
            <w:tab/>
          </w:r>
          <w:r w:rsidRPr="00440166" w:rsidDel="00440166">
            <w:rPr>
              <w:rStyle w:val="ac"/>
              <w:noProof/>
              <w:rPrChange w:id="74" w:author="作成者">
                <w:rPr>
                  <w:rStyle w:val="ac"/>
                  <w:noProof/>
                </w:rPr>
              </w:rPrChange>
            </w:rPr>
            <w:delText>評価手法の概要</w:delText>
          </w:r>
          <w:r w:rsidDel="00440166">
            <w:rPr>
              <w:noProof/>
              <w:webHidden/>
            </w:rPr>
            <w:tab/>
          </w:r>
        </w:del>
      </w:ins>
    </w:p>
    <w:p w14:paraId="3809ACBE" w14:textId="39CE5900" w:rsidR="00A1486E" w:rsidDel="00440166" w:rsidRDefault="00A1486E">
      <w:pPr>
        <w:pStyle w:val="22"/>
        <w:tabs>
          <w:tab w:val="left" w:pos="720"/>
          <w:tab w:val="right" w:leader="dot" w:pos="9078"/>
        </w:tabs>
        <w:rPr>
          <w:ins w:id="75" w:author="作成者"/>
          <w:del w:id="76" w:author="作成者"/>
          <w:rFonts w:asciiTheme="minorHAnsi" w:eastAsiaTheme="minorEastAsia" w:hAnsiTheme="minorHAnsi" w:cstheme="minorBidi"/>
          <w:noProof/>
          <w:spacing w:val="0"/>
          <w:kern w:val="2"/>
          <w:sz w:val="21"/>
          <w:szCs w:val="22"/>
        </w:rPr>
      </w:pPr>
      <w:ins w:id="77" w:author="作成者">
        <w:del w:id="78" w:author="作成者">
          <w:r w:rsidRPr="00440166" w:rsidDel="00440166">
            <w:rPr>
              <w:rStyle w:val="ac"/>
              <w:rFonts w:ascii="Century" w:hAnsi="Century"/>
              <w:noProof/>
              <w:rPrChange w:id="79" w:author="作成者">
                <w:rPr>
                  <w:rStyle w:val="ac"/>
                  <w:rFonts w:ascii="Century" w:hAnsi="Century"/>
                  <w:noProof/>
                </w:rPr>
              </w:rPrChange>
            </w:rPr>
            <w:delText>2.</w:delText>
          </w:r>
          <w:r w:rsidDel="00440166">
            <w:rPr>
              <w:rFonts w:asciiTheme="minorHAnsi" w:eastAsiaTheme="minorEastAsia" w:hAnsiTheme="minorHAnsi" w:cstheme="minorBidi"/>
              <w:noProof/>
              <w:spacing w:val="0"/>
              <w:kern w:val="2"/>
              <w:sz w:val="21"/>
              <w:szCs w:val="22"/>
            </w:rPr>
            <w:tab/>
          </w:r>
          <w:r w:rsidRPr="00440166" w:rsidDel="00440166">
            <w:rPr>
              <w:rStyle w:val="ac"/>
              <w:noProof/>
              <w:rPrChange w:id="80" w:author="作成者">
                <w:rPr>
                  <w:rStyle w:val="ac"/>
                  <w:noProof/>
                </w:rPr>
              </w:rPrChange>
            </w:rPr>
            <w:delText>降雹の評価</w:delText>
          </w:r>
          <w:r w:rsidRPr="00440166" w:rsidDel="00440166">
            <w:rPr>
              <w:rStyle w:val="ac"/>
              <w:noProof/>
              <w:rPrChange w:id="81" w:author="作成者">
                <w:rPr>
                  <w:rStyle w:val="ac"/>
                  <w:noProof/>
                </w:rPr>
              </w:rPrChange>
            </w:rPr>
            <w:delText>(</w:delText>
          </w:r>
          <w:r w:rsidRPr="00440166" w:rsidDel="00440166">
            <w:rPr>
              <w:rStyle w:val="ac"/>
              <w:noProof/>
              <w:rPrChange w:id="82" w:author="作成者">
                <w:rPr>
                  <w:rStyle w:val="ac"/>
                  <w:noProof/>
                </w:rPr>
              </w:rPrChange>
            </w:rPr>
            <w:delText>モンテカルロシミュレーション</w:delText>
          </w:r>
          <w:r w:rsidRPr="00440166" w:rsidDel="00440166">
            <w:rPr>
              <w:rStyle w:val="ac"/>
              <w:noProof/>
              <w:rPrChange w:id="83" w:author="作成者">
                <w:rPr>
                  <w:rStyle w:val="ac"/>
                  <w:noProof/>
                </w:rPr>
              </w:rPrChange>
            </w:rPr>
            <w:delText>)</w:delText>
          </w:r>
          <w:r w:rsidDel="00440166">
            <w:rPr>
              <w:noProof/>
              <w:webHidden/>
            </w:rPr>
            <w:tab/>
          </w:r>
        </w:del>
      </w:ins>
    </w:p>
    <w:p w14:paraId="6634D860" w14:textId="3C392B9E" w:rsidR="00A1486E" w:rsidDel="00440166" w:rsidRDefault="00A1486E">
      <w:pPr>
        <w:pStyle w:val="22"/>
        <w:tabs>
          <w:tab w:val="left" w:pos="720"/>
          <w:tab w:val="right" w:leader="dot" w:pos="9078"/>
        </w:tabs>
        <w:rPr>
          <w:ins w:id="84" w:author="作成者"/>
          <w:del w:id="85" w:author="作成者"/>
          <w:rFonts w:asciiTheme="minorHAnsi" w:eastAsiaTheme="minorEastAsia" w:hAnsiTheme="minorHAnsi" w:cstheme="minorBidi"/>
          <w:noProof/>
          <w:spacing w:val="0"/>
          <w:kern w:val="2"/>
          <w:sz w:val="21"/>
          <w:szCs w:val="22"/>
        </w:rPr>
      </w:pPr>
      <w:ins w:id="86" w:author="作成者">
        <w:del w:id="87" w:author="作成者">
          <w:r w:rsidRPr="00440166" w:rsidDel="00440166">
            <w:rPr>
              <w:rStyle w:val="ac"/>
              <w:rFonts w:ascii="Century" w:hAnsi="Century"/>
              <w:noProof/>
              <w:rPrChange w:id="88" w:author="作成者">
                <w:rPr>
                  <w:rStyle w:val="ac"/>
                  <w:rFonts w:ascii="Century" w:hAnsi="Century"/>
                  <w:noProof/>
                </w:rPr>
              </w:rPrChange>
            </w:rPr>
            <w:delText>3.</w:delText>
          </w:r>
          <w:r w:rsidDel="00440166">
            <w:rPr>
              <w:rFonts w:asciiTheme="minorHAnsi" w:eastAsiaTheme="minorEastAsia" w:hAnsiTheme="minorHAnsi" w:cstheme="minorBidi"/>
              <w:noProof/>
              <w:spacing w:val="0"/>
              <w:kern w:val="2"/>
              <w:sz w:val="21"/>
              <w:szCs w:val="22"/>
            </w:rPr>
            <w:tab/>
          </w:r>
          <w:r w:rsidRPr="00440166" w:rsidDel="00440166">
            <w:rPr>
              <w:rStyle w:val="ac"/>
              <w:noProof/>
              <w:rPrChange w:id="89" w:author="作成者">
                <w:rPr>
                  <w:rStyle w:val="ac"/>
                  <w:noProof/>
                </w:rPr>
              </w:rPrChange>
            </w:rPr>
            <w:delText>施設全体の被害曲線の設定</w:delText>
          </w:r>
          <w:r w:rsidDel="00440166">
            <w:rPr>
              <w:noProof/>
              <w:webHidden/>
            </w:rPr>
            <w:tab/>
          </w:r>
        </w:del>
      </w:ins>
    </w:p>
    <w:p w14:paraId="145DD589" w14:textId="784B2556" w:rsidR="00A1486E" w:rsidDel="00440166" w:rsidRDefault="00A1486E">
      <w:pPr>
        <w:pStyle w:val="22"/>
        <w:tabs>
          <w:tab w:val="left" w:pos="720"/>
          <w:tab w:val="right" w:leader="dot" w:pos="9078"/>
        </w:tabs>
        <w:rPr>
          <w:ins w:id="90" w:author="作成者"/>
          <w:del w:id="91" w:author="作成者"/>
          <w:rFonts w:asciiTheme="minorHAnsi" w:eastAsiaTheme="minorEastAsia" w:hAnsiTheme="minorHAnsi" w:cstheme="minorBidi"/>
          <w:noProof/>
          <w:spacing w:val="0"/>
          <w:kern w:val="2"/>
          <w:sz w:val="21"/>
          <w:szCs w:val="22"/>
        </w:rPr>
      </w:pPr>
      <w:ins w:id="92" w:author="作成者">
        <w:del w:id="93" w:author="作成者">
          <w:r w:rsidRPr="00440166" w:rsidDel="00440166">
            <w:rPr>
              <w:rStyle w:val="ac"/>
              <w:rFonts w:ascii="Century" w:hAnsi="Century"/>
              <w:noProof/>
              <w:rPrChange w:id="94" w:author="作成者">
                <w:rPr>
                  <w:rStyle w:val="ac"/>
                  <w:rFonts w:ascii="Century" w:hAnsi="Century"/>
                  <w:noProof/>
                </w:rPr>
              </w:rPrChange>
            </w:rPr>
            <w:delText>4.</w:delText>
          </w:r>
          <w:r w:rsidDel="00440166">
            <w:rPr>
              <w:rFonts w:asciiTheme="minorHAnsi" w:eastAsiaTheme="minorEastAsia" w:hAnsiTheme="minorHAnsi" w:cstheme="minorBidi"/>
              <w:noProof/>
              <w:spacing w:val="0"/>
              <w:kern w:val="2"/>
              <w:sz w:val="21"/>
              <w:szCs w:val="22"/>
            </w:rPr>
            <w:tab/>
          </w:r>
          <w:r w:rsidRPr="00440166" w:rsidDel="00440166">
            <w:rPr>
              <w:rStyle w:val="ac"/>
              <w:noProof/>
              <w:rPrChange w:id="95" w:author="作成者">
                <w:rPr>
                  <w:rStyle w:val="ac"/>
                  <w:noProof/>
                </w:rPr>
              </w:rPrChange>
            </w:rPr>
            <w:delText>被害想定額の算出</w:delText>
          </w:r>
          <w:r w:rsidDel="00440166">
            <w:rPr>
              <w:noProof/>
              <w:webHidden/>
            </w:rPr>
            <w:tab/>
          </w:r>
        </w:del>
      </w:ins>
    </w:p>
    <w:p w14:paraId="5441C9AD" w14:textId="6ED5A981" w:rsidR="006113E9" w:rsidDel="00440166" w:rsidRDefault="006113E9">
      <w:pPr>
        <w:pStyle w:val="10"/>
        <w:tabs>
          <w:tab w:val="left" w:pos="480"/>
          <w:tab w:val="right" w:leader="dot" w:pos="9078"/>
        </w:tabs>
        <w:rPr>
          <w:del w:id="96" w:author="作成者"/>
          <w:rFonts w:asciiTheme="minorHAnsi" w:eastAsiaTheme="minorEastAsia" w:hAnsiTheme="minorHAnsi" w:cstheme="minorBidi"/>
          <w:b w:val="0"/>
          <w:noProof/>
          <w:spacing w:val="0"/>
          <w:kern w:val="2"/>
          <w:szCs w:val="24"/>
          <w14:ligatures w14:val="standardContextual"/>
        </w:rPr>
      </w:pPr>
      <w:del w:id="97" w:author="作成者">
        <w:r w:rsidRPr="00E04C38" w:rsidDel="00440166">
          <w:rPr>
            <w:noProof/>
            <w:rPrChange w:id="98" w:author="作成者">
              <w:rPr>
                <w:rStyle w:val="ac"/>
                <w:rFonts w:ascii="Century" w:hAnsi="Century"/>
                <w:b w:val="0"/>
                <w:noProof/>
              </w:rPr>
            </w:rPrChange>
          </w:rPr>
          <w:delText>I.</w:delText>
        </w:r>
        <w:r w:rsidDel="00440166">
          <w:rPr>
            <w:rFonts w:asciiTheme="minorHAnsi" w:eastAsiaTheme="minorEastAsia" w:hAnsiTheme="minorHAnsi" w:cstheme="minorBidi"/>
            <w:b w:val="0"/>
            <w:noProof/>
            <w:spacing w:val="0"/>
            <w:kern w:val="2"/>
            <w:szCs w:val="24"/>
            <w14:ligatures w14:val="standardContextual"/>
          </w:rPr>
          <w:tab/>
        </w:r>
        <w:r w:rsidRPr="00E04C38" w:rsidDel="00440166">
          <w:rPr>
            <w:rFonts w:hint="eastAsia"/>
            <w:noProof/>
            <w:rPrChange w:id="99" w:author="作成者">
              <w:rPr>
                <w:rStyle w:val="ac"/>
                <w:rFonts w:hint="eastAsia"/>
                <w:b w:val="0"/>
                <w:noProof/>
              </w:rPr>
            </w:rPrChange>
          </w:rPr>
          <w:delText>評価対象</w:delText>
        </w:r>
        <w:r w:rsidDel="00440166">
          <w:rPr>
            <w:noProof/>
            <w:webHidden/>
          </w:rPr>
          <w:tab/>
          <w:delText>1</w:delText>
        </w:r>
      </w:del>
    </w:p>
    <w:p w14:paraId="7AE2C863" w14:textId="3BB7E986" w:rsidR="006113E9" w:rsidDel="00440166" w:rsidRDefault="006113E9">
      <w:pPr>
        <w:pStyle w:val="10"/>
        <w:tabs>
          <w:tab w:val="left" w:pos="480"/>
          <w:tab w:val="right" w:leader="dot" w:pos="9078"/>
        </w:tabs>
        <w:rPr>
          <w:del w:id="100" w:author="作成者"/>
          <w:rFonts w:asciiTheme="minorHAnsi" w:eastAsiaTheme="minorEastAsia" w:hAnsiTheme="minorHAnsi" w:cstheme="minorBidi"/>
          <w:b w:val="0"/>
          <w:noProof/>
          <w:spacing w:val="0"/>
          <w:kern w:val="2"/>
          <w:szCs w:val="24"/>
          <w14:ligatures w14:val="standardContextual"/>
        </w:rPr>
      </w:pPr>
      <w:del w:id="101" w:author="作成者">
        <w:r w:rsidRPr="00E04C38" w:rsidDel="00440166">
          <w:rPr>
            <w:noProof/>
            <w:rPrChange w:id="102" w:author="作成者">
              <w:rPr>
                <w:rStyle w:val="ac"/>
                <w:rFonts w:ascii="Century" w:hAnsi="Century"/>
                <w:b w:val="0"/>
                <w:noProof/>
              </w:rPr>
            </w:rPrChange>
          </w:rPr>
          <w:delText>II.</w:delText>
        </w:r>
        <w:r w:rsidDel="00440166">
          <w:rPr>
            <w:rFonts w:asciiTheme="minorHAnsi" w:eastAsiaTheme="minorEastAsia" w:hAnsiTheme="minorHAnsi" w:cstheme="minorBidi"/>
            <w:b w:val="0"/>
            <w:noProof/>
            <w:spacing w:val="0"/>
            <w:kern w:val="2"/>
            <w:szCs w:val="24"/>
            <w14:ligatures w14:val="standardContextual"/>
          </w:rPr>
          <w:tab/>
        </w:r>
        <w:r w:rsidRPr="00E04C38" w:rsidDel="00440166">
          <w:rPr>
            <w:rFonts w:hint="eastAsia"/>
            <w:noProof/>
            <w:rPrChange w:id="103" w:author="作成者">
              <w:rPr>
                <w:rStyle w:val="ac"/>
                <w:rFonts w:hint="eastAsia"/>
                <w:b w:val="0"/>
                <w:noProof/>
              </w:rPr>
            </w:rPrChange>
          </w:rPr>
          <w:delText>被害想定結果</w:delText>
        </w:r>
        <w:r w:rsidDel="00440166">
          <w:rPr>
            <w:noProof/>
            <w:webHidden/>
          </w:rPr>
          <w:tab/>
          <w:delText>2</w:delText>
        </w:r>
      </w:del>
    </w:p>
    <w:p w14:paraId="692E764C" w14:textId="76B18B17" w:rsidR="006113E9" w:rsidDel="00440166" w:rsidRDefault="006113E9">
      <w:pPr>
        <w:pStyle w:val="22"/>
        <w:tabs>
          <w:tab w:val="left" w:pos="720"/>
          <w:tab w:val="right" w:leader="dot" w:pos="9078"/>
        </w:tabs>
        <w:rPr>
          <w:del w:id="104" w:author="作成者"/>
          <w:rFonts w:asciiTheme="minorHAnsi" w:eastAsiaTheme="minorEastAsia" w:hAnsiTheme="minorHAnsi" w:cstheme="minorBidi"/>
          <w:noProof/>
          <w:spacing w:val="0"/>
          <w:kern w:val="2"/>
          <w:szCs w:val="24"/>
          <w14:ligatures w14:val="standardContextual"/>
        </w:rPr>
      </w:pPr>
      <w:del w:id="105" w:author="作成者">
        <w:r w:rsidRPr="00E04C38" w:rsidDel="00440166">
          <w:rPr>
            <w:noProof/>
            <w:rPrChange w:id="106" w:author="作成者">
              <w:rPr>
                <w:rStyle w:val="ac"/>
                <w:rFonts w:ascii="Century" w:hAnsi="Century"/>
                <w:noProof/>
              </w:rPr>
            </w:rPrChange>
          </w:rPr>
          <w:delText>1.</w:delText>
        </w:r>
        <w:r w:rsidDel="00440166">
          <w:rPr>
            <w:rFonts w:asciiTheme="minorHAnsi" w:eastAsiaTheme="minorEastAsia" w:hAnsiTheme="minorHAnsi" w:cstheme="minorBidi"/>
            <w:noProof/>
            <w:spacing w:val="0"/>
            <w:kern w:val="2"/>
            <w:szCs w:val="24"/>
            <w14:ligatures w14:val="standardContextual"/>
          </w:rPr>
          <w:tab/>
        </w:r>
        <w:r w:rsidRPr="00E04C38" w:rsidDel="00440166">
          <w:rPr>
            <w:noProof/>
            <w:rPrChange w:id="107" w:author="作成者">
              <w:rPr>
                <w:rStyle w:val="ac"/>
                <w:rFonts w:ascii="ＭＳ 明朝" w:hAnsi="ＭＳ 明朝"/>
                <w:noProof/>
              </w:rPr>
            </w:rPrChange>
          </w:rPr>
          <w:delText>対象ハザード</w:delText>
        </w:r>
        <w:r w:rsidDel="00440166">
          <w:rPr>
            <w:noProof/>
            <w:webHidden/>
          </w:rPr>
          <w:tab/>
          <w:delText>2</w:delText>
        </w:r>
      </w:del>
    </w:p>
    <w:p w14:paraId="367D3706" w14:textId="451CBC0C" w:rsidR="006113E9" w:rsidDel="00440166" w:rsidRDefault="006113E9">
      <w:pPr>
        <w:pStyle w:val="22"/>
        <w:tabs>
          <w:tab w:val="left" w:pos="720"/>
          <w:tab w:val="right" w:leader="dot" w:pos="9078"/>
        </w:tabs>
        <w:rPr>
          <w:del w:id="108" w:author="作成者"/>
          <w:rFonts w:asciiTheme="minorHAnsi" w:eastAsiaTheme="minorEastAsia" w:hAnsiTheme="minorHAnsi" w:cstheme="minorBidi"/>
          <w:noProof/>
          <w:spacing w:val="0"/>
          <w:kern w:val="2"/>
          <w:szCs w:val="24"/>
          <w14:ligatures w14:val="standardContextual"/>
        </w:rPr>
      </w:pPr>
      <w:del w:id="109" w:author="作成者">
        <w:r w:rsidRPr="00E04C38" w:rsidDel="00440166">
          <w:rPr>
            <w:noProof/>
            <w:rPrChange w:id="110" w:author="作成者">
              <w:rPr>
                <w:rStyle w:val="ac"/>
                <w:rFonts w:ascii="Century" w:hAnsi="Century"/>
                <w:noProof/>
              </w:rPr>
            </w:rPrChange>
          </w:rPr>
          <w:delText>2.</w:delText>
        </w:r>
        <w:r w:rsidDel="00440166">
          <w:rPr>
            <w:rFonts w:asciiTheme="minorHAnsi" w:eastAsiaTheme="minorEastAsia" w:hAnsiTheme="minorHAnsi" w:cstheme="minorBidi"/>
            <w:noProof/>
            <w:spacing w:val="0"/>
            <w:kern w:val="2"/>
            <w:szCs w:val="24"/>
            <w14:ligatures w14:val="standardContextual"/>
          </w:rPr>
          <w:tab/>
        </w:r>
        <w:r w:rsidRPr="00E04C38" w:rsidDel="00440166">
          <w:rPr>
            <w:noProof/>
            <w:rPrChange w:id="111" w:author="作成者">
              <w:rPr>
                <w:rStyle w:val="ac"/>
                <w:rFonts w:ascii="ＭＳ 明朝" w:hAnsi="ＭＳ 明朝"/>
                <w:noProof/>
              </w:rPr>
            </w:rPrChange>
          </w:rPr>
          <w:delText>分析に用いた物件情報</w:delText>
        </w:r>
        <w:r w:rsidDel="00440166">
          <w:rPr>
            <w:noProof/>
            <w:webHidden/>
          </w:rPr>
          <w:tab/>
          <w:delText>2</w:delText>
        </w:r>
      </w:del>
    </w:p>
    <w:p w14:paraId="7CB4ACDB" w14:textId="5DD5AC04" w:rsidR="006113E9" w:rsidDel="00440166" w:rsidRDefault="006113E9">
      <w:pPr>
        <w:pStyle w:val="22"/>
        <w:tabs>
          <w:tab w:val="left" w:pos="720"/>
          <w:tab w:val="right" w:leader="dot" w:pos="9078"/>
        </w:tabs>
        <w:rPr>
          <w:del w:id="112" w:author="作成者"/>
          <w:rFonts w:asciiTheme="minorHAnsi" w:eastAsiaTheme="minorEastAsia" w:hAnsiTheme="minorHAnsi" w:cstheme="minorBidi"/>
          <w:noProof/>
          <w:spacing w:val="0"/>
          <w:kern w:val="2"/>
          <w:szCs w:val="24"/>
          <w14:ligatures w14:val="standardContextual"/>
        </w:rPr>
      </w:pPr>
      <w:del w:id="113" w:author="作成者">
        <w:r w:rsidRPr="00E04C38" w:rsidDel="00440166">
          <w:rPr>
            <w:noProof/>
            <w:rPrChange w:id="114" w:author="作成者">
              <w:rPr>
                <w:rStyle w:val="ac"/>
                <w:rFonts w:ascii="Century" w:hAnsi="Century"/>
                <w:noProof/>
              </w:rPr>
            </w:rPrChange>
          </w:rPr>
          <w:delText>3.</w:delText>
        </w:r>
        <w:r w:rsidDel="00440166">
          <w:rPr>
            <w:rFonts w:asciiTheme="minorHAnsi" w:eastAsiaTheme="minorEastAsia" w:hAnsiTheme="minorHAnsi" w:cstheme="minorBidi"/>
            <w:noProof/>
            <w:spacing w:val="0"/>
            <w:kern w:val="2"/>
            <w:szCs w:val="24"/>
            <w14:ligatures w14:val="standardContextual"/>
          </w:rPr>
          <w:tab/>
        </w:r>
        <w:r w:rsidRPr="00E04C38" w:rsidDel="00440166">
          <w:rPr>
            <w:noProof/>
            <w:rPrChange w:id="115" w:author="作成者">
              <w:rPr>
                <w:rStyle w:val="ac"/>
                <w:rFonts w:ascii="ＭＳ 明朝" w:hAnsi="ＭＳ 明朝"/>
                <w:noProof/>
              </w:rPr>
            </w:rPrChange>
          </w:rPr>
          <w:delText>評価結果</w:delText>
        </w:r>
        <w:r w:rsidDel="00440166">
          <w:rPr>
            <w:noProof/>
            <w:webHidden/>
          </w:rPr>
          <w:tab/>
          <w:delText>2</w:delText>
        </w:r>
      </w:del>
    </w:p>
    <w:p w14:paraId="3A5838EE" w14:textId="6AFC87C2" w:rsidR="006113E9" w:rsidDel="00440166" w:rsidRDefault="006113E9">
      <w:pPr>
        <w:pStyle w:val="10"/>
        <w:tabs>
          <w:tab w:val="left" w:pos="720"/>
          <w:tab w:val="right" w:leader="dot" w:pos="9078"/>
        </w:tabs>
        <w:rPr>
          <w:del w:id="116" w:author="作成者"/>
          <w:rFonts w:asciiTheme="minorHAnsi" w:eastAsiaTheme="minorEastAsia" w:hAnsiTheme="minorHAnsi" w:cstheme="minorBidi"/>
          <w:b w:val="0"/>
          <w:noProof/>
          <w:spacing w:val="0"/>
          <w:kern w:val="2"/>
          <w:szCs w:val="24"/>
          <w14:ligatures w14:val="standardContextual"/>
        </w:rPr>
      </w:pPr>
      <w:del w:id="117" w:author="作成者">
        <w:r w:rsidRPr="00E04C38" w:rsidDel="00440166">
          <w:rPr>
            <w:noProof/>
            <w:rPrChange w:id="118" w:author="作成者">
              <w:rPr>
                <w:rStyle w:val="ac"/>
                <w:rFonts w:ascii="Century" w:hAnsi="Century"/>
                <w:b w:val="0"/>
                <w:noProof/>
              </w:rPr>
            </w:rPrChange>
          </w:rPr>
          <w:delText>III.</w:delText>
        </w:r>
        <w:r w:rsidDel="00440166">
          <w:rPr>
            <w:rFonts w:asciiTheme="minorHAnsi" w:eastAsiaTheme="minorEastAsia" w:hAnsiTheme="minorHAnsi" w:cstheme="minorBidi"/>
            <w:b w:val="0"/>
            <w:noProof/>
            <w:spacing w:val="0"/>
            <w:kern w:val="2"/>
            <w:szCs w:val="24"/>
            <w14:ligatures w14:val="standardContextual"/>
          </w:rPr>
          <w:tab/>
        </w:r>
        <w:r w:rsidRPr="00E04C38" w:rsidDel="00440166">
          <w:rPr>
            <w:rFonts w:hint="eastAsia"/>
            <w:noProof/>
            <w:rPrChange w:id="119" w:author="作成者">
              <w:rPr>
                <w:rStyle w:val="ac"/>
                <w:rFonts w:hint="eastAsia"/>
                <w:b w:val="0"/>
                <w:noProof/>
              </w:rPr>
            </w:rPrChange>
          </w:rPr>
          <w:delText>雪災リスク評価の方法</w:delText>
        </w:r>
        <w:r w:rsidDel="00440166">
          <w:rPr>
            <w:noProof/>
            <w:webHidden/>
          </w:rPr>
          <w:tab/>
          <w:delText>3</w:delText>
        </w:r>
      </w:del>
    </w:p>
    <w:p w14:paraId="658CE78A" w14:textId="57736813" w:rsidR="006113E9" w:rsidDel="00440166" w:rsidRDefault="006113E9">
      <w:pPr>
        <w:pStyle w:val="22"/>
        <w:tabs>
          <w:tab w:val="left" w:pos="720"/>
          <w:tab w:val="right" w:leader="dot" w:pos="9078"/>
        </w:tabs>
        <w:rPr>
          <w:del w:id="120" w:author="作成者"/>
          <w:rFonts w:asciiTheme="minorHAnsi" w:eastAsiaTheme="minorEastAsia" w:hAnsiTheme="minorHAnsi" w:cstheme="minorBidi"/>
          <w:noProof/>
          <w:spacing w:val="0"/>
          <w:kern w:val="2"/>
          <w:szCs w:val="24"/>
          <w14:ligatures w14:val="standardContextual"/>
        </w:rPr>
      </w:pPr>
      <w:del w:id="121" w:author="作成者">
        <w:r w:rsidRPr="00E04C38" w:rsidDel="00440166">
          <w:rPr>
            <w:noProof/>
            <w:rPrChange w:id="122" w:author="作成者">
              <w:rPr>
                <w:rStyle w:val="ac"/>
                <w:rFonts w:ascii="Century" w:hAnsi="Century"/>
                <w:noProof/>
              </w:rPr>
            </w:rPrChange>
          </w:rPr>
          <w:delText>1.</w:delText>
        </w:r>
        <w:r w:rsidDel="00440166">
          <w:rPr>
            <w:rFonts w:asciiTheme="minorHAnsi" w:eastAsiaTheme="minorEastAsia" w:hAnsiTheme="minorHAnsi" w:cstheme="minorBidi"/>
            <w:noProof/>
            <w:spacing w:val="0"/>
            <w:kern w:val="2"/>
            <w:szCs w:val="24"/>
            <w14:ligatures w14:val="standardContextual"/>
          </w:rPr>
          <w:tab/>
        </w:r>
        <w:r w:rsidRPr="00E04C38" w:rsidDel="00440166">
          <w:rPr>
            <w:rFonts w:hint="eastAsia"/>
            <w:noProof/>
            <w:rPrChange w:id="123" w:author="作成者">
              <w:rPr>
                <w:rStyle w:val="ac"/>
                <w:rFonts w:hint="eastAsia"/>
                <w:noProof/>
              </w:rPr>
            </w:rPrChange>
          </w:rPr>
          <w:delText>評価手法の概要</w:delText>
        </w:r>
        <w:r w:rsidDel="00440166">
          <w:rPr>
            <w:noProof/>
            <w:webHidden/>
          </w:rPr>
          <w:tab/>
          <w:delText>3</w:delText>
        </w:r>
      </w:del>
    </w:p>
    <w:p w14:paraId="699B743E" w14:textId="53644DD4" w:rsidR="006113E9" w:rsidDel="00440166" w:rsidRDefault="006113E9">
      <w:pPr>
        <w:pStyle w:val="22"/>
        <w:tabs>
          <w:tab w:val="left" w:pos="720"/>
          <w:tab w:val="right" w:leader="dot" w:pos="9078"/>
        </w:tabs>
        <w:rPr>
          <w:del w:id="124" w:author="作成者"/>
          <w:rFonts w:asciiTheme="minorHAnsi" w:eastAsiaTheme="minorEastAsia" w:hAnsiTheme="minorHAnsi" w:cstheme="minorBidi"/>
          <w:noProof/>
          <w:spacing w:val="0"/>
          <w:kern w:val="2"/>
          <w:szCs w:val="24"/>
          <w14:ligatures w14:val="standardContextual"/>
        </w:rPr>
      </w:pPr>
      <w:del w:id="125" w:author="作成者">
        <w:r w:rsidRPr="00E04C38" w:rsidDel="00440166">
          <w:rPr>
            <w:noProof/>
            <w:rPrChange w:id="126" w:author="作成者">
              <w:rPr>
                <w:rStyle w:val="ac"/>
                <w:rFonts w:ascii="Century" w:hAnsi="Century"/>
                <w:noProof/>
              </w:rPr>
            </w:rPrChange>
          </w:rPr>
          <w:delText>2.</w:delText>
        </w:r>
        <w:r w:rsidDel="00440166">
          <w:rPr>
            <w:rFonts w:asciiTheme="minorHAnsi" w:eastAsiaTheme="minorEastAsia" w:hAnsiTheme="minorHAnsi" w:cstheme="minorBidi"/>
            <w:noProof/>
            <w:spacing w:val="0"/>
            <w:kern w:val="2"/>
            <w:szCs w:val="24"/>
            <w14:ligatures w14:val="standardContextual"/>
          </w:rPr>
          <w:tab/>
        </w:r>
        <w:r w:rsidRPr="00E04C38" w:rsidDel="00440166">
          <w:rPr>
            <w:rFonts w:hint="eastAsia"/>
            <w:noProof/>
            <w:rPrChange w:id="127" w:author="作成者">
              <w:rPr>
                <w:rStyle w:val="ac"/>
                <w:rFonts w:hint="eastAsia"/>
                <w:noProof/>
              </w:rPr>
            </w:rPrChange>
          </w:rPr>
          <w:delText>降雹の評価</w:delText>
        </w:r>
        <w:r w:rsidRPr="00E04C38" w:rsidDel="00440166">
          <w:rPr>
            <w:noProof/>
            <w:rPrChange w:id="128" w:author="作成者">
              <w:rPr>
                <w:rStyle w:val="ac"/>
                <w:noProof/>
              </w:rPr>
            </w:rPrChange>
          </w:rPr>
          <w:delText>(</w:delText>
        </w:r>
        <w:r w:rsidRPr="00E04C38" w:rsidDel="00440166">
          <w:rPr>
            <w:rFonts w:hint="eastAsia"/>
            <w:noProof/>
            <w:rPrChange w:id="129" w:author="作成者">
              <w:rPr>
                <w:rStyle w:val="ac"/>
                <w:rFonts w:hint="eastAsia"/>
                <w:noProof/>
              </w:rPr>
            </w:rPrChange>
          </w:rPr>
          <w:delText>モンテカルロシミュレーション</w:delText>
        </w:r>
        <w:r w:rsidRPr="00E04C38" w:rsidDel="00440166">
          <w:rPr>
            <w:noProof/>
            <w:rPrChange w:id="130" w:author="作成者">
              <w:rPr>
                <w:rStyle w:val="ac"/>
                <w:noProof/>
              </w:rPr>
            </w:rPrChange>
          </w:rPr>
          <w:delText>)</w:delText>
        </w:r>
        <w:r w:rsidDel="00440166">
          <w:rPr>
            <w:noProof/>
            <w:webHidden/>
          </w:rPr>
          <w:tab/>
          <w:delText>4</w:delText>
        </w:r>
      </w:del>
    </w:p>
    <w:p w14:paraId="0BC769EF" w14:textId="6552E7FC" w:rsidR="006113E9" w:rsidDel="00440166" w:rsidRDefault="006113E9">
      <w:pPr>
        <w:pStyle w:val="22"/>
        <w:tabs>
          <w:tab w:val="left" w:pos="720"/>
          <w:tab w:val="right" w:leader="dot" w:pos="9078"/>
        </w:tabs>
        <w:rPr>
          <w:del w:id="131" w:author="作成者"/>
          <w:rFonts w:asciiTheme="minorHAnsi" w:eastAsiaTheme="minorEastAsia" w:hAnsiTheme="minorHAnsi" w:cstheme="minorBidi"/>
          <w:noProof/>
          <w:spacing w:val="0"/>
          <w:kern w:val="2"/>
          <w:szCs w:val="24"/>
          <w14:ligatures w14:val="standardContextual"/>
        </w:rPr>
      </w:pPr>
      <w:del w:id="132" w:author="作成者">
        <w:r w:rsidRPr="00E04C38" w:rsidDel="00440166">
          <w:rPr>
            <w:noProof/>
            <w:rPrChange w:id="133" w:author="作成者">
              <w:rPr>
                <w:rStyle w:val="ac"/>
                <w:rFonts w:ascii="Century" w:hAnsi="Century"/>
                <w:noProof/>
              </w:rPr>
            </w:rPrChange>
          </w:rPr>
          <w:delText>3.</w:delText>
        </w:r>
        <w:r w:rsidDel="00440166">
          <w:rPr>
            <w:rFonts w:asciiTheme="minorHAnsi" w:eastAsiaTheme="minorEastAsia" w:hAnsiTheme="minorHAnsi" w:cstheme="minorBidi"/>
            <w:noProof/>
            <w:spacing w:val="0"/>
            <w:kern w:val="2"/>
            <w:szCs w:val="24"/>
            <w14:ligatures w14:val="standardContextual"/>
          </w:rPr>
          <w:tab/>
        </w:r>
        <w:r w:rsidRPr="00E04C38" w:rsidDel="00440166">
          <w:rPr>
            <w:rFonts w:hint="eastAsia"/>
            <w:noProof/>
            <w:rPrChange w:id="134" w:author="作成者">
              <w:rPr>
                <w:rStyle w:val="ac"/>
                <w:rFonts w:hint="eastAsia"/>
                <w:noProof/>
              </w:rPr>
            </w:rPrChange>
          </w:rPr>
          <w:delText>施設全体の被害曲線の設定</w:delText>
        </w:r>
        <w:r w:rsidDel="00440166">
          <w:rPr>
            <w:noProof/>
            <w:webHidden/>
          </w:rPr>
          <w:tab/>
          <w:delText>4</w:delText>
        </w:r>
      </w:del>
    </w:p>
    <w:p w14:paraId="7C37AF84" w14:textId="17BCB39C" w:rsidR="006113E9" w:rsidDel="00440166" w:rsidRDefault="006113E9">
      <w:pPr>
        <w:pStyle w:val="22"/>
        <w:tabs>
          <w:tab w:val="left" w:pos="720"/>
          <w:tab w:val="right" w:leader="dot" w:pos="9078"/>
        </w:tabs>
        <w:rPr>
          <w:del w:id="135" w:author="作成者"/>
          <w:rFonts w:asciiTheme="minorHAnsi" w:eastAsiaTheme="minorEastAsia" w:hAnsiTheme="minorHAnsi" w:cstheme="minorBidi"/>
          <w:noProof/>
          <w:spacing w:val="0"/>
          <w:kern w:val="2"/>
          <w:szCs w:val="24"/>
          <w14:ligatures w14:val="standardContextual"/>
        </w:rPr>
      </w:pPr>
      <w:del w:id="136" w:author="作成者">
        <w:r w:rsidRPr="00E04C38" w:rsidDel="00440166">
          <w:rPr>
            <w:noProof/>
            <w:rPrChange w:id="137" w:author="作成者">
              <w:rPr>
                <w:rStyle w:val="ac"/>
                <w:rFonts w:ascii="Century" w:hAnsi="Century"/>
                <w:noProof/>
              </w:rPr>
            </w:rPrChange>
          </w:rPr>
          <w:delText>4.</w:delText>
        </w:r>
        <w:r w:rsidDel="00440166">
          <w:rPr>
            <w:rFonts w:asciiTheme="minorHAnsi" w:eastAsiaTheme="minorEastAsia" w:hAnsiTheme="minorHAnsi" w:cstheme="minorBidi"/>
            <w:noProof/>
            <w:spacing w:val="0"/>
            <w:kern w:val="2"/>
            <w:szCs w:val="24"/>
            <w14:ligatures w14:val="standardContextual"/>
          </w:rPr>
          <w:tab/>
        </w:r>
        <w:r w:rsidRPr="00E04C38" w:rsidDel="00440166">
          <w:rPr>
            <w:rFonts w:hint="eastAsia"/>
            <w:noProof/>
            <w:rPrChange w:id="138" w:author="作成者">
              <w:rPr>
                <w:rStyle w:val="ac"/>
                <w:rFonts w:hint="eastAsia"/>
                <w:noProof/>
              </w:rPr>
            </w:rPrChange>
          </w:rPr>
          <w:delText>被害想定額の算出</w:delText>
        </w:r>
        <w:r w:rsidDel="00440166">
          <w:rPr>
            <w:noProof/>
            <w:webHidden/>
          </w:rPr>
          <w:tab/>
          <w:delText>4</w:delText>
        </w:r>
      </w:del>
    </w:p>
    <w:p w14:paraId="004A9754" w14:textId="7F5555E8" w:rsidR="00704FA3" w:rsidRPr="00173C7F" w:rsidRDefault="003A750A">
      <w:pPr>
        <w:autoSpaceDE/>
        <w:autoSpaceDN/>
        <w:snapToGrid w:val="0"/>
      </w:pPr>
      <w:r w:rsidRPr="00173C7F">
        <w:rPr>
          <w:spacing w:val="-11"/>
          <w:sz w:val="24"/>
        </w:rPr>
        <w:fldChar w:fldCharType="end"/>
      </w:r>
    </w:p>
    <w:p w14:paraId="489C2C2F" w14:textId="77777777" w:rsidR="00704FA3" w:rsidRPr="00173C7F" w:rsidRDefault="00704FA3">
      <w:pPr>
        <w:autoSpaceDE/>
        <w:autoSpaceDN/>
        <w:rPr>
          <w:sz w:val="24"/>
        </w:rPr>
      </w:pPr>
    </w:p>
    <w:p w14:paraId="2A57E988" w14:textId="77777777" w:rsidR="00704FA3" w:rsidRPr="00173C7F" w:rsidRDefault="00704FA3">
      <w:pPr>
        <w:pStyle w:val="1"/>
        <w:tabs>
          <w:tab w:val="clear" w:pos="720"/>
          <w:tab w:val="left" w:pos="284"/>
        </w:tabs>
        <w:rPr>
          <w:rFonts w:ascii="Century" w:eastAsia="ＭＳ 明朝" w:hAnsi="Century"/>
        </w:rPr>
        <w:sectPr w:rsidR="00704FA3" w:rsidRPr="00173C7F">
          <w:pgSz w:w="11907" w:h="16840" w:code="9"/>
          <w:pgMar w:top="1401" w:right="1418" w:bottom="1361" w:left="1401" w:header="561" w:footer="567" w:gutter="0"/>
          <w:cols w:space="720"/>
          <w:titlePg/>
          <w:docGrid w:type="lines" w:linePitch="327" w:charSpace="-820"/>
        </w:sectPr>
      </w:pPr>
      <w:bookmarkStart w:id="139" w:name="_Toc391721298"/>
      <w:bookmarkStart w:id="140" w:name="_Toc391721337"/>
      <w:bookmarkStart w:id="141" w:name="_Toc393358668"/>
      <w:bookmarkStart w:id="142" w:name="_Toc393469936"/>
      <w:bookmarkStart w:id="143" w:name="_Toc393694351"/>
      <w:bookmarkStart w:id="144" w:name="_Toc393697260"/>
    </w:p>
    <w:bookmarkStart w:id="145" w:name="_Toc447715267"/>
    <w:bookmarkStart w:id="146" w:name="_Toc448033534"/>
    <w:bookmarkStart w:id="147" w:name="_Toc448055224"/>
    <w:bookmarkStart w:id="148" w:name="_Toc448055279"/>
    <w:bookmarkStart w:id="149" w:name="_Toc448633969"/>
    <w:bookmarkStart w:id="150" w:name="_Toc448639167"/>
    <w:bookmarkStart w:id="151" w:name="_Toc466206254"/>
    <w:bookmarkStart w:id="152" w:name="_Toc466358740"/>
    <w:bookmarkStart w:id="153" w:name="_Toc20021319"/>
    <w:bookmarkStart w:id="154" w:name="_Toc430100455"/>
    <w:bookmarkStart w:id="155" w:name="_Toc430158198"/>
    <w:bookmarkStart w:id="156" w:name="_Toc446488935"/>
    <w:bookmarkStart w:id="157" w:name="_Toc447356569"/>
    <w:bookmarkStart w:id="158" w:name="_Toc447419745"/>
    <w:bookmarkStart w:id="159" w:name="_Toc447438589"/>
    <w:bookmarkStart w:id="160" w:name="_Toc447521273"/>
    <w:bookmarkStart w:id="161" w:name="_Toc447526127"/>
    <w:bookmarkStart w:id="162" w:name="_Toc447546494"/>
    <w:bookmarkStart w:id="163" w:name="_Toc413748571"/>
    <w:bookmarkStart w:id="164" w:name="_Toc413748810"/>
    <w:bookmarkStart w:id="165" w:name="_Toc418415189"/>
    <w:bookmarkStart w:id="166" w:name="_Toc419116707"/>
    <w:bookmarkStart w:id="167" w:name="_Toc420318397"/>
    <w:bookmarkStart w:id="168" w:name="_Toc429827279"/>
    <w:bookmarkStart w:id="169" w:name="_Toc429829428"/>
    <w:bookmarkStart w:id="170" w:name="_Toc430094008"/>
    <w:bookmarkStart w:id="171" w:name="_Toc430100450"/>
    <w:bookmarkStart w:id="172" w:name="_Toc197109319"/>
    <w:bookmarkEnd w:id="139"/>
    <w:bookmarkEnd w:id="140"/>
    <w:bookmarkEnd w:id="141"/>
    <w:bookmarkEnd w:id="142"/>
    <w:bookmarkEnd w:id="143"/>
    <w:bookmarkEnd w:id="144"/>
    <w:p w14:paraId="09A6E232" w14:textId="6AC898A6" w:rsidR="00704FA3" w:rsidRPr="00173C7F" w:rsidRDefault="003510E4">
      <w:pPr>
        <w:pStyle w:val="1"/>
      </w:pPr>
      <w:r w:rsidRPr="00173C7F">
        <w:rPr>
          <w:rFonts w:hint="eastAsia"/>
          <w:noProof/>
        </w:rPr>
        <w:lastRenderedPageBreak/>
        <mc:AlternateContent>
          <mc:Choice Requires="wps">
            <w:drawing>
              <wp:anchor distT="0" distB="0" distL="114300" distR="114300" simplePos="0" relativeHeight="251655680" behindDoc="0" locked="0" layoutInCell="1" allowOverlap="1" wp14:anchorId="08AD475A" wp14:editId="66DA9665">
                <wp:simplePos x="0" y="0"/>
                <wp:positionH relativeFrom="column">
                  <wp:posOffset>-97790</wp:posOffset>
                </wp:positionH>
                <wp:positionV relativeFrom="paragraph">
                  <wp:posOffset>234315</wp:posOffset>
                </wp:positionV>
                <wp:extent cx="5914390" cy="0"/>
                <wp:effectExtent l="0" t="0" r="0" b="0"/>
                <wp:wrapNone/>
                <wp:docPr id="20" name="Line 3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439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3D570371" id="Line 3355" o:spid="_x0000_s1026" style="position:absolute;left:0;text-align:lef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pt,18.45pt" to="458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"/>
            </w:pict>
          </mc:Fallback>
        </mc:AlternateContent>
      </w:r>
      <w:bookmarkEnd w:id="145"/>
      <w:bookmarkEnd w:id="146"/>
      <w:bookmarkEnd w:id="147"/>
      <w:bookmarkEnd w:id="148"/>
      <w:bookmarkEnd w:id="149"/>
      <w:bookmarkEnd w:id="150"/>
      <w:bookmarkEnd w:id="151"/>
      <w:bookmarkEnd w:id="152"/>
      <w:bookmarkEnd w:id="153"/>
      <w:r w:rsidR="00540344" w:rsidRPr="00173C7F">
        <w:rPr>
          <w:rFonts w:hint="eastAsia"/>
        </w:rPr>
        <w:t>評価対象</w:t>
      </w:r>
      <w:bookmarkEnd w:id="172"/>
    </w:p>
    <w:p w14:paraId="62405F32" w14:textId="77777777" w:rsidR="00540344" w:rsidRPr="00173C7F" w:rsidRDefault="00540344" w:rsidP="001709AF">
      <w:pPr>
        <w:autoSpaceDE/>
        <w:autoSpaceDN/>
        <w:ind w:left="211"/>
      </w:pPr>
    </w:p>
    <w:tbl>
      <w:tblPr>
        <w:tblW w:w="9017" w:type="dxa"/>
        <w:tblInd w:w="296" w:type="dxa"/>
        <w:tblLayout w:type="fixed"/>
        <w:tblCellMar>
          <w:left w:w="99" w:type="dxa"/>
          <w:right w:w="99" w:type="dxa"/>
        </w:tblCellMar>
        <w:tblLook w:val="0000" w:firstRow="0" w:lastRow="0" w:firstColumn="0" w:lastColumn="0" w:noHBand="0" w:noVBand="0"/>
      </w:tblPr>
      <w:tblGrid>
        <w:gridCol w:w="2354"/>
        <w:gridCol w:w="6663"/>
      </w:tblGrid>
      <w:tr w:rsidR="0076331A" w:rsidRPr="00FF585C" w14:paraId="61809AB9" w14:textId="77777777" w:rsidTr="0022645A">
        <w:trPr>
          <w:trHeight w:val="305"/>
        </w:trPr>
        <w:tc>
          <w:tcPr>
            <w:tcW w:w="2354" w:type="dxa"/>
          </w:tcPr>
          <w:p w14:paraId="5A90E27F" w14:textId="77777777" w:rsidR="0076331A" w:rsidRPr="00FF585C" w:rsidRDefault="0076331A" w:rsidP="0022645A">
            <w:pPr>
              <w:autoSpaceDE/>
              <w:autoSpaceDN/>
              <w:spacing w:line="440" w:lineRule="exact"/>
              <w:rPr>
                <w:sz w:val="21"/>
                <w:szCs w:val="21"/>
              </w:rPr>
            </w:pPr>
            <w:r w:rsidRPr="00FF585C">
              <w:rPr>
                <w:rFonts w:hint="eastAsia"/>
                <w:sz w:val="21"/>
                <w:szCs w:val="21"/>
              </w:rPr>
              <w:t xml:space="preserve">　物件名</w:t>
            </w:r>
          </w:p>
        </w:tc>
        <w:tc>
          <w:tcPr>
            <w:tcW w:w="6663" w:type="dxa"/>
          </w:tcPr>
          <w:p w14:paraId="034DFA1B" w14:textId="77777777" w:rsidR="0076331A" w:rsidRPr="0076331A" w:rsidRDefault="0076331A" w:rsidP="0022645A">
            <w:pPr>
              <w:autoSpaceDE/>
              <w:autoSpaceDN/>
              <w:spacing w:line="440" w:lineRule="exact"/>
              <w:rPr>
                <w:sz w:val="21"/>
                <w:szCs w:val="21"/>
                <w:lang w:eastAsia="zh-TW"/>
              </w:rPr>
            </w:pPr>
            <w:r w:rsidRPr="0076331A">
              <w:rPr>
                <w:rFonts w:hint="eastAsia"/>
                <w:sz w:val="21"/>
                <w:szCs w:val="21"/>
              </w:rPr>
              <w:t>●●●発電所</w:t>
            </w:r>
            <w:r w:rsidRPr="0076331A">
              <w:rPr>
                <w:rFonts w:hint="eastAsia"/>
                <w:sz w:val="21"/>
                <w:szCs w:val="21"/>
                <w:lang w:eastAsia="zh-TW"/>
              </w:rPr>
              <w:t>（仮称）</w:t>
            </w:r>
          </w:p>
        </w:tc>
      </w:tr>
      <w:tr w:rsidR="0076331A" w:rsidRPr="00FF585C" w14:paraId="7D5E0BDE" w14:textId="77777777" w:rsidTr="0022645A">
        <w:trPr>
          <w:trHeight w:val="305"/>
        </w:trPr>
        <w:tc>
          <w:tcPr>
            <w:tcW w:w="2354" w:type="dxa"/>
          </w:tcPr>
          <w:p w14:paraId="1DBC9EE7" w14:textId="77777777" w:rsidR="0076331A" w:rsidRPr="00FF585C" w:rsidRDefault="0076331A" w:rsidP="0022645A">
            <w:pPr>
              <w:autoSpaceDE/>
              <w:autoSpaceDN/>
              <w:spacing w:line="440" w:lineRule="exact"/>
              <w:rPr>
                <w:sz w:val="21"/>
                <w:szCs w:val="21"/>
              </w:rPr>
            </w:pPr>
            <w:r w:rsidRPr="00FF585C">
              <w:rPr>
                <w:rFonts w:hint="eastAsia"/>
                <w:sz w:val="21"/>
                <w:szCs w:val="21"/>
                <w:lang w:eastAsia="zh-TW"/>
              </w:rPr>
              <w:t xml:space="preserve">　</w:t>
            </w:r>
            <w:r w:rsidRPr="00FF585C">
              <w:rPr>
                <w:rFonts w:hint="eastAsia"/>
                <w:sz w:val="21"/>
                <w:szCs w:val="21"/>
              </w:rPr>
              <w:t>所在地</w:t>
            </w:r>
          </w:p>
        </w:tc>
        <w:tc>
          <w:tcPr>
            <w:tcW w:w="6663" w:type="dxa"/>
          </w:tcPr>
          <w:p w14:paraId="6828B96A" w14:textId="77777777" w:rsidR="0076331A" w:rsidRPr="0076331A" w:rsidRDefault="0076331A" w:rsidP="0022645A">
            <w:pPr>
              <w:autoSpaceDE/>
              <w:autoSpaceDN/>
              <w:spacing w:line="440" w:lineRule="exact"/>
              <w:rPr>
                <w:sz w:val="21"/>
                <w:szCs w:val="21"/>
              </w:rPr>
            </w:pPr>
            <w:r w:rsidRPr="0076331A">
              <w:rPr>
                <w:rFonts w:hint="eastAsia"/>
                <w:sz w:val="21"/>
                <w:szCs w:val="21"/>
              </w:rPr>
              <w:t>●●</w:t>
            </w:r>
            <w:r w:rsidRPr="0076331A">
              <w:rPr>
                <w:rFonts w:hint="eastAsia"/>
                <w:sz w:val="21"/>
                <w:szCs w:val="21"/>
                <w:lang w:eastAsia="zh-TW"/>
              </w:rPr>
              <w:t>県</w:t>
            </w:r>
            <w:r w:rsidRPr="0076331A">
              <w:rPr>
                <w:rFonts w:hint="eastAsia"/>
                <w:sz w:val="21"/>
                <w:szCs w:val="21"/>
              </w:rPr>
              <w:t>●●市●●</w:t>
            </w:r>
            <w:r w:rsidRPr="0076331A">
              <w:rPr>
                <w:rFonts w:hint="eastAsia"/>
                <w:sz w:val="21"/>
                <w:szCs w:val="21"/>
                <w:lang w:eastAsia="zh-TW"/>
              </w:rPr>
              <w:t>町</w:t>
            </w:r>
            <w:r w:rsidRPr="0076331A">
              <w:rPr>
                <w:rFonts w:hint="eastAsia"/>
                <w:sz w:val="21"/>
                <w:szCs w:val="21"/>
              </w:rPr>
              <w:t>●●番地</w:t>
            </w:r>
          </w:p>
        </w:tc>
      </w:tr>
      <w:tr w:rsidR="0076331A" w:rsidRPr="00FF585C" w14:paraId="5572621E" w14:textId="77777777" w:rsidTr="0022645A">
        <w:tc>
          <w:tcPr>
            <w:tcW w:w="2354" w:type="dxa"/>
          </w:tcPr>
          <w:p w14:paraId="1BFA473A" w14:textId="77777777" w:rsidR="0076331A" w:rsidRPr="00FF585C" w:rsidRDefault="0076331A" w:rsidP="0022645A">
            <w:pPr>
              <w:autoSpaceDE/>
              <w:autoSpaceDN/>
              <w:spacing w:line="440" w:lineRule="exact"/>
              <w:rPr>
                <w:sz w:val="21"/>
                <w:szCs w:val="21"/>
              </w:rPr>
            </w:pPr>
            <w:r w:rsidRPr="00FF585C">
              <w:rPr>
                <w:rFonts w:hint="eastAsia"/>
                <w:sz w:val="21"/>
                <w:szCs w:val="21"/>
                <w:lang w:eastAsia="zh-TW"/>
              </w:rPr>
              <w:t xml:space="preserve">　</w:t>
            </w:r>
            <w:r w:rsidRPr="00FF585C">
              <w:rPr>
                <w:rFonts w:hint="eastAsia"/>
                <w:sz w:val="21"/>
                <w:szCs w:val="21"/>
              </w:rPr>
              <w:t>竣工年</w:t>
            </w:r>
          </w:p>
        </w:tc>
        <w:tc>
          <w:tcPr>
            <w:tcW w:w="6663" w:type="dxa"/>
          </w:tcPr>
          <w:p w14:paraId="6B8B2E0C" w14:textId="0EEF9709" w:rsidR="0076331A" w:rsidRPr="0076331A" w:rsidRDefault="00207E01" w:rsidP="0022645A">
            <w:pPr>
              <w:autoSpaceDE/>
              <w:autoSpaceDN/>
              <w:spacing w:line="440" w:lineRule="exact"/>
              <w:rPr>
                <w:sz w:val="21"/>
                <w:szCs w:val="21"/>
              </w:rPr>
            </w:pPr>
            <w:r>
              <w:rPr>
                <w:rFonts w:hint="eastAsia"/>
                <w:sz w:val="21"/>
                <w:szCs w:val="21"/>
              </w:rPr>
              <w:t>●●年</w:t>
            </w:r>
          </w:p>
        </w:tc>
      </w:tr>
      <w:tr w:rsidR="0076331A" w:rsidRPr="00FF585C" w14:paraId="30178B8D" w14:textId="77777777" w:rsidTr="0022645A">
        <w:tc>
          <w:tcPr>
            <w:tcW w:w="2354" w:type="dxa"/>
          </w:tcPr>
          <w:p w14:paraId="50A0850D" w14:textId="77777777" w:rsidR="0076331A" w:rsidRPr="00FF585C" w:rsidRDefault="0076331A" w:rsidP="0022645A">
            <w:pPr>
              <w:autoSpaceDE/>
              <w:autoSpaceDN/>
              <w:spacing w:line="440" w:lineRule="exact"/>
              <w:rPr>
                <w:sz w:val="21"/>
                <w:szCs w:val="21"/>
              </w:rPr>
            </w:pPr>
            <w:r>
              <w:rPr>
                <w:rFonts w:hint="eastAsia"/>
                <w:sz w:val="21"/>
                <w:szCs w:val="21"/>
              </w:rPr>
              <w:t xml:space="preserve">　評価対象金額</w:t>
            </w:r>
          </w:p>
        </w:tc>
        <w:tc>
          <w:tcPr>
            <w:tcW w:w="6663" w:type="dxa"/>
          </w:tcPr>
          <w:p w14:paraId="391D3218" w14:textId="4B7E7328" w:rsidR="0076331A" w:rsidRPr="0076331A" w:rsidRDefault="0076331A" w:rsidP="0022645A">
            <w:pPr>
              <w:autoSpaceDE/>
              <w:autoSpaceDN/>
              <w:spacing w:line="440" w:lineRule="exact"/>
              <w:rPr>
                <w:sz w:val="21"/>
                <w:szCs w:val="21"/>
              </w:rPr>
            </w:pPr>
            <w:r w:rsidRPr="0076331A">
              <w:rPr>
                <w:rFonts w:hint="eastAsia"/>
                <w:sz w:val="21"/>
              </w:rPr>
              <w:t xml:space="preserve">●●●百万円　</w:t>
            </w:r>
          </w:p>
        </w:tc>
      </w:tr>
    </w:tbl>
    <w:p w14:paraId="125168FB" w14:textId="77777777" w:rsidR="00540344" w:rsidRPr="0076331A" w:rsidRDefault="00540344" w:rsidP="001709AF">
      <w:pPr>
        <w:autoSpaceDE/>
        <w:autoSpaceDN/>
        <w:ind w:left="211"/>
      </w:pPr>
    </w:p>
    <w:p w14:paraId="36B04600" w14:textId="672E7395" w:rsidR="00983374" w:rsidRDefault="00983374" w:rsidP="001709AF">
      <w:pPr>
        <w:autoSpaceDE/>
        <w:autoSpaceDN/>
        <w:ind w:left="211"/>
      </w:pPr>
    </w:p>
    <w:p w14:paraId="7C1513D6" w14:textId="227315F1" w:rsidR="00E00ABB" w:rsidRDefault="00576790" w:rsidP="00E00ABB">
      <w:pPr>
        <w:autoSpaceDE/>
        <w:autoSpaceDN/>
        <w:spacing w:line="240" w:lineRule="atLeast"/>
        <w:ind w:left="210"/>
        <w:jc w:val="center"/>
      </w:pPr>
      <w:r>
        <w:rPr>
          <w:noProof/>
        </w:rPr>
        <w:drawing>
          <wp:inline distT="0" distB="0" distL="0" distR="0" wp14:anchorId="341D8E0D" wp14:editId="6CDF57D8">
            <wp:extent cx="4513580" cy="3112026"/>
            <wp:effectExtent l="0" t="0" r="127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pic:cNvPicPr/>
                  </pic:nvPicPr>
                  <pic:blipFill>
                    <a:blip r:embed="rId8">
                      <a:extLst>
                        <a:ext uri="{28A0092B-C50C-407E-A947-70E740481C1C}">
                          <a14:useLocalDpi xmlns:a14="http://schemas.microsoft.com/office/drawing/2010/main" val="0"/>
                        </a:ext>
                      </a:extLst>
                    </a:blip>
                    <a:stretch>
                      <a:fillRect/>
                    </a:stretch>
                  </pic:blipFill>
                  <pic:spPr>
                    <a:xfrm>
                      <a:off x="0" y="0"/>
                      <a:ext cx="4522189" cy="3117962"/>
                    </a:xfrm>
                    <a:prstGeom prst="rect">
                      <a:avLst/>
                    </a:prstGeom>
                  </pic:spPr>
                </pic:pic>
              </a:graphicData>
            </a:graphic>
          </wp:inline>
        </w:drawing>
      </w:r>
    </w:p>
    <w:p w14:paraId="70CC3954" w14:textId="320E4F04" w:rsidR="00E00ABB" w:rsidRPr="00173C7F" w:rsidRDefault="00E00ABB" w:rsidP="00E00ABB">
      <w:pPr>
        <w:autoSpaceDE/>
        <w:autoSpaceDN/>
        <w:ind w:left="211"/>
        <w:jc w:val="center"/>
      </w:pPr>
      <w:r>
        <w:rPr>
          <w:rFonts w:hint="eastAsia"/>
        </w:rPr>
        <w:t>図　評価対象地点の配置図</w:t>
      </w:r>
    </w:p>
    <w:p w14:paraId="237A3B67" w14:textId="77777777" w:rsidR="001709AF" w:rsidRPr="00173C7F" w:rsidRDefault="001709AF" w:rsidP="001709AF">
      <w:pPr>
        <w:autoSpaceDE/>
        <w:autoSpaceDN/>
        <w:ind w:right="209"/>
        <w:rPr>
          <w:noProof/>
        </w:rPr>
      </w:pPr>
    </w:p>
    <w:p w14:paraId="2345AA3F" w14:textId="77777777" w:rsidR="00704FA3" w:rsidRPr="00173C7F" w:rsidRDefault="00704FA3">
      <w:pPr>
        <w:pStyle w:val="1"/>
      </w:pPr>
      <w:bookmarkStart w:id="173" w:name="_Toc184287632"/>
      <w:bookmarkStart w:id="174" w:name="_Toc184287633"/>
      <w:bookmarkEnd w:id="173"/>
      <w:bookmarkEnd w:id="174"/>
      <w:r w:rsidRPr="00173C7F">
        <w:rPr>
          <w:noProof/>
          <w:sz w:val="18"/>
          <w:u w:val="single"/>
        </w:rPr>
        <w:br w:type="page"/>
      </w:r>
      <w:bookmarkStart w:id="175" w:name="_Toc197109320"/>
      <w:bookmarkEnd w:id="154"/>
      <w:bookmarkEnd w:id="155"/>
      <w:bookmarkEnd w:id="156"/>
      <w:bookmarkEnd w:id="157"/>
      <w:bookmarkEnd w:id="158"/>
      <w:bookmarkEnd w:id="159"/>
      <w:bookmarkEnd w:id="160"/>
      <w:bookmarkEnd w:id="161"/>
      <w:bookmarkEnd w:id="162"/>
      <w:r w:rsidR="00540344" w:rsidRPr="00173C7F">
        <w:rPr>
          <w:rFonts w:hint="eastAsia"/>
        </w:rPr>
        <w:lastRenderedPageBreak/>
        <w:t>被害想定</w:t>
      </w:r>
      <w:r w:rsidR="00451AF3" w:rsidRPr="00173C7F">
        <w:rPr>
          <w:rFonts w:hint="eastAsia"/>
        </w:rPr>
        <w:t>結果</w:t>
      </w:r>
      <w:bookmarkEnd w:id="175"/>
    </w:p>
    <w:p w14:paraId="42A105D5" w14:textId="074D0BBF" w:rsidR="00540344" w:rsidRPr="00173C7F" w:rsidRDefault="003510E4" w:rsidP="00540344">
      <w:pPr>
        <w:autoSpaceDE/>
        <w:autoSpaceDN/>
      </w:pPr>
      <w:r w:rsidRPr="00173C7F">
        <w:rPr>
          <w:noProof/>
        </w:rPr>
        <mc:AlternateContent>
          <mc:Choice Requires="wps">
            <w:drawing>
              <wp:anchor distT="0" distB="0" distL="114300" distR="114300" simplePos="0" relativeHeight="251651584" behindDoc="0" locked="0" layoutInCell="1" allowOverlap="1" wp14:anchorId="0D42B7C1" wp14:editId="579EEF3E">
                <wp:simplePos x="0" y="0"/>
                <wp:positionH relativeFrom="column">
                  <wp:posOffset>-113030</wp:posOffset>
                </wp:positionH>
                <wp:positionV relativeFrom="paragraph">
                  <wp:posOffset>0</wp:posOffset>
                </wp:positionV>
                <wp:extent cx="5994400" cy="0"/>
                <wp:effectExtent l="0" t="0" r="0" b="0"/>
                <wp:wrapNone/>
                <wp:docPr id="18"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9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5C444BFF" id="Line 139" o:spid="_x0000_s1026" style="position:absolute;left:0;text-align:left;flip:y;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pt,0" to="463.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"/>
            </w:pict>
          </mc:Fallback>
        </mc:AlternateContent>
      </w:r>
    </w:p>
    <w:p w14:paraId="36699924" w14:textId="0B303509" w:rsidR="00451AF3" w:rsidRPr="00173C7F" w:rsidRDefault="005966C0" w:rsidP="005966C0">
      <w:pPr>
        <w:ind w:firstLineChars="100" w:firstLine="200"/>
        <w:rPr>
          <w:rFonts w:ascii="ＭＳ 明朝" w:hAnsi="ＭＳ 明朝"/>
          <w:spacing w:val="-5"/>
          <w:sz w:val="21"/>
          <w:szCs w:val="22"/>
        </w:rPr>
      </w:pPr>
      <w:r w:rsidRPr="00173C7F">
        <w:rPr>
          <w:rFonts w:ascii="ＭＳ 明朝" w:hAnsi="ＭＳ 明朝" w:hint="eastAsia"/>
          <w:spacing w:val="-5"/>
          <w:sz w:val="21"/>
          <w:szCs w:val="22"/>
        </w:rPr>
        <w:t>本</w:t>
      </w:r>
      <w:r w:rsidR="006E557E" w:rsidRPr="00173C7F">
        <w:rPr>
          <w:rFonts w:ascii="ＭＳ 明朝" w:hAnsi="ＭＳ 明朝" w:hint="eastAsia"/>
          <w:spacing w:val="-5"/>
          <w:sz w:val="21"/>
          <w:szCs w:val="22"/>
        </w:rPr>
        <w:t>リスク評価</w:t>
      </w:r>
      <w:r w:rsidRPr="00173C7F">
        <w:rPr>
          <w:rFonts w:ascii="ＭＳ 明朝" w:hAnsi="ＭＳ 明朝" w:hint="eastAsia"/>
          <w:spacing w:val="-5"/>
          <w:sz w:val="21"/>
          <w:szCs w:val="22"/>
        </w:rPr>
        <w:t>は、</w:t>
      </w:r>
      <w:r w:rsidR="0083514D">
        <w:rPr>
          <w:rFonts w:ascii="ＭＳ 明朝" w:hAnsi="ＭＳ 明朝" w:hint="eastAsia"/>
          <w:spacing w:val="-5"/>
          <w:sz w:val="21"/>
          <w:szCs w:val="22"/>
        </w:rPr>
        <w:t>以下の条件に基づき、</w:t>
      </w:r>
      <w:r w:rsidR="00D0003B">
        <w:rPr>
          <w:rFonts w:ascii="ＭＳ 明朝" w:hAnsi="ＭＳ 明朝" w:hint="eastAsia"/>
          <w:spacing w:val="-5"/>
          <w:sz w:val="21"/>
          <w:szCs w:val="22"/>
        </w:rPr>
        <w:t>雹</w:t>
      </w:r>
      <w:r w:rsidR="0083514D">
        <w:rPr>
          <w:rFonts w:ascii="ＭＳ 明朝" w:hAnsi="ＭＳ 明朝" w:hint="eastAsia"/>
          <w:spacing w:val="-5"/>
          <w:sz w:val="21"/>
          <w:szCs w:val="22"/>
        </w:rPr>
        <w:t>災による被害想定額を算出しました。</w:t>
      </w:r>
    </w:p>
    <w:p w14:paraId="0C24CEFA" w14:textId="77777777" w:rsidR="00451AF3" w:rsidRPr="00173C7F" w:rsidRDefault="00451AF3" w:rsidP="00451AF3">
      <w:pPr>
        <w:rPr>
          <w:rFonts w:ascii="ＭＳ 明朝" w:hAnsi="ＭＳ 明朝"/>
          <w:szCs w:val="22"/>
        </w:rPr>
      </w:pPr>
    </w:p>
    <w:p w14:paraId="7B24F893" w14:textId="77777777" w:rsidR="00451AF3" w:rsidRPr="00173C7F" w:rsidRDefault="00451AF3" w:rsidP="00451AF3">
      <w:pPr>
        <w:pStyle w:val="2"/>
        <w:tabs>
          <w:tab w:val="num" w:pos="600"/>
        </w:tabs>
        <w:spacing w:afterLines="50" w:after="162"/>
        <w:rPr>
          <w:rFonts w:ascii="ＭＳ 明朝" w:eastAsia="ＭＳ 明朝" w:hAnsi="ＭＳ 明朝"/>
        </w:rPr>
      </w:pPr>
      <w:bookmarkStart w:id="176" w:name="_Toc374430118"/>
      <w:bookmarkStart w:id="177" w:name="_Toc197109321"/>
      <w:r w:rsidRPr="00173C7F">
        <w:rPr>
          <w:rFonts w:ascii="ＭＳ 明朝" w:eastAsia="ＭＳ 明朝" w:hAnsi="ＭＳ 明朝" w:hint="eastAsia"/>
        </w:rPr>
        <w:t>対象ハザード</w:t>
      </w:r>
      <w:bookmarkEnd w:id="176"/>
      <w:bookmarkEnd w:id="177"/>
    </w:p>
    <w:p w14:paraId="5461229A" w14:textId="619E5DB0" w:rsidR="00451AF3" w:rsidRPr="00173C7F" w:rsidRDefault="00451AF3" w:rsidP="00DF2E14">
      <w:pPr>
        <w:ind w:firstLineChars="100" w:firstLine="192"/>
        <w:rPr>
          <w:rFonts w:ascii="ＭＳ 明朝" w:hAnsi="ＭＳ 明朝"/>
          <w:sz w:val="21"/>
          <w:szCs w:val="22"/>
        </w:rPr>
      </w:pPr>
      <w:r w:rsidRPr="00173C7F">
        <w:rPr>
          <w:rFonts w:ascii="ＭＳ 明朝" w:hAnsi="ＭＳ 明朝" w:hint="eastAsia"/>
          <w:sz w:val="21"/>
          <w:szCs w:val="22"/>
        </w:rPr>
        <w:t>本</w:t>
      </w:r>
      <w:r w:rsidR="006E557E" w:rsidRPr="00173C7F">
        <w:rPr>
          <w:rFonts w:ascii="ＭＳ 明朝" w:hAnsi="ＭＳ 明朝" w:hint="eastAsia"/>
          <w:sz w:val="21"/>
          <w:szCs w:val="22"/>
        </w:rPr>
        <w:t>リスク評価</w:t>
      </w:r>
      <w:r w:rsidR="008C0355">
        <w:rPr>
          <w:rFonts w:ascii="ＭＳ 明朝" w:hAnsi="ＭＳ 明朝" w:hint="eastAsia"/>
          <w:sz w:val="21"/>
          <w:szCs w:val="22"/>
        </w:rPr>
        <w:t>で</w:t>
      </w:r>
      <w:r w:rsidRPr="00173C7F">
        <w:rPr>
          <w:rFonts w:ascii="ＭＳ 明朝" w:hAnsi="ＭＳ 明朝" w:hint="eastAsia"/>
          <w:sz w:val="21"/>
          <w:szCs w:val="22"/>
        </w:rPr>
        <w:t>は</w:t>
      </w:r>
      <w:r w:rsidR="008C0355">
        <w:rPr>
          <w:rFonts w:ascii="ＭＳ 明朝" w:hAnsi="ＭＳ 明朝" w:hint="eastAsia"/>
          <w:sz w:val="21"/>
          <w:szCs w:val="22"/>
        </w:rPr>
        <w:t>、</w:t>
      </w:r>
      <w:r w:rsidR="004836A8">
        <w:rPr>
          <w:rFonts w:ascii="ＭＳ 明朝" w:hAnsi="ＭＳ 明朝" w:hint="eastAsia"/>
          <w:sz w:val="21"/>
          <w:szCs w:val="22"/>
        </w:rPr>
        <w:t>モンテカルロシミュレーション</w:t>
      </w:r>
      <w:r w:rsidR="008C0355">
        <w:rPr>
          <w:rFonts w:ascii="ＭＳ 明朝" w:hAnsi="ＭＳ 明朝" w:hint="eastAsia"/>
          <w:sz w:val="21"/>
          <w:szCs w:val="22"/>
        </w:rPr>
        <w:t>に基づき、評価対象地点における再現期間</w:t>
      </w:r>
      <w:r w:rsidR="00D0003B">
        <w:rPr>
          <w:rFonts w:ascii="ＭＳ 明朝" w:hAnsi="ＭＳ 明朝"/>
          <w:sz w:val="21"/>
          <w:szCs w:val="22"/>
        </w:rPr>
        <w:t>475</w:t>
      </w:r>
      <w:r w:rsidR="008C0355">
        <w:rPr>
          <w:rFonts w:ascii="ＭＳ 明朝" w:hAnsi="ＭＳ 明朝" w:hint="eastAsia"/>
          <w:sz w:val="21"/>
          <w:szCs w:val="22"/>
        </w:rPr>
        <w:t>年</w:t>
      </w:r>
      <w:r w:rsidR="00F92024">
        <w:rPr>
          <w:rFonts w:ascii="ＭＳ 明朝" w:hAnsi="ＭＳ 明朝" w:hint="eastAsia"/>
          <w:sz w:val="21"/>
          <w:szCs w:val="22"/>
        </w:rPr>
        <w:t>に対する</w:t>
      </w:r>
      <w:del w:id="178" w:author="作成者">
        <w:r w:rsidR="00F92024" w:rsidDel="00144200">
          <w:rPr>
            <w:rFonts w:ascii="ＭＳ 明朝" w:hAnsi="ＭＳ 明朝" w:hint="eastAsia"/>
            <w:sz w:val="21"/>
            <w:szCs w:val="22"/>
          </w:rPr>
          <w:delText>年最大</w:delText>
        </w:r>
        <w:r w:rsidR="004836A8" w:rsidDel="00144200">
          <w:rPr>
            <w:rFonts w:ascii="ＭＳ 明朝" w:hAnsi="ＭＳ 明朝" w:hint="eastAsia"/>
            <w:sz w:val="21"/>
            <w:szCs w:val="22"/>
          </w:rPr>
          <w:delText>の</w:delText>
        </w:r>
      </w:del>
      <w:r w:rsidR="004836A8">
        <w:rPr>
          <w:rFonts w:ascii="ＭＳ 明朝" w:hAnsi="ＭＳ 明朝" w:hint="eastAsia"/>
          <w:sz w:val="21"/>
          <w:szCs w:val="22"/>
        </w:rPr>
        <w:t>降雹被害</w:t>
      </w:r>
      <w:ins w:id="179" w:author="作成者">
        <w:r w:rsidR="005C7825">
          <w:rPr>
            <w:rFonts w:ascii="ＭＳ 明朝" w:hAnsi="ＭＳ 明朝" w:hint="eastAsia"/>
            <w:sz w:val="21"/>
            <w:szCs w:val="22"/>
          </w:rPr>
          <w:t>想定</w:t>
        </w:r>
      </w:ins>
      <w:r w:rsidR="004836A8">
        <w:rPr>
          <w:rFonts w:ascii="ＭＳ 明朝" w:hAnsi="ＭＳ 明朝" w:hint="eastAsia"/>
          <w:sz w:val="21"/>
          <w:szCs w:val="22"/>
        </w:rPr>
        <w:t>額</w:t>
      </w:r>
      <w:r w:rsidR="00F92024">
        <w:rPr>
          <w:rFonts w:ascii="ＭＳ 明朝" w:hAnsi="ＭＳ 明朝" w:hint="eastAsia"/>
          <w:sz w:val="21"/>
          <w:szCs w:val="22"/>
        </w:rPr>
        <w:t>を用いることとしました。</w:t>
      </w:r>
    </w:p>
    <w:p w14:paraId="7B715720" w14:textId="77777777" w:rsidR="00451AF3" w:rsidRPr="004836A8" w:rsidRDefault="00451AF3" w:rsidP="00451AF3">
      <w:pPr>
        <w:ind w:firstLineChars="100" w:firstLine="192"/>
        <w:rPr>
          <w:rFonts w:ascii="ＭＳ 明朝" w:hAnsi="ＭＳ 明朝"/>
          <w:sz w:val="21"/>
          <w:szCs w:val="21"/>
        </w:rPr>
      </w:pPr>
    </w:p>
    <w:p w14:paraId="4628578B" w14:textId="77777777" w:rsidR="005966C0" w:rsidRPr="00173C7F" w:rsidRDefault="005966C0" w:rsidP="005966C0">
      <w:pPr>
        <w:pStyle w:val="2"/>
        <w:tabs>
          <w:tab w:val="num" w:pos="600"/>
        </w:tabs>
        <w:spacing w:afterLines="50" w:after="162"/>
        <w:rPr>
          <w:rFonts w:ascii="ＭＳ 明朝" w:eastAsia="ＭＳ 明朝" w:hAnsi="ＭＳ 明朝"/>
        </w:rPr>
      </w:pPr>
      <w:bookmarkStart w:id="180" w:name="_Toc416436637"/>
      <w:bookmarkStart w:id="181" w:name="_Toc416436917"/>
      <w:bookmarkStart w:id="182" w:name="_Toc197109322"/>
      <w:r w:rsidRPr="00173C7F">
        <w:rPr>
          <w:rFonts w:ascii="ＭＳ 明朝" w:eastAsia="ＭＳ 明朝" w:hAnsi="ＭＳ 明朝" w:hint="eastAsia"/>
        </w:rPr>
        <w:t>分析に用いた物件情報</w:t>
      </w:r>
      <w:bookmarkEnd w:id="180"/>
      <w:bookmarkEnd w:id="181"/>
      <w:bookmarkEnd w:id="182"/>
    </w:p>
    <w:p w14:paraId="14B33F26" w14:textId="77777777" w:rsidR="005966C0" w:rsidRPr="00173C7F" w:rsidRDefault="005966C0" w:rsidP="005966C0">
      <w:pPr>
        <w:ind w:firstLineChars="100" w:firstLine="192"/>
        <w:rPr>
          <w:rFonts w:ascii="ＭＳ 明朝" w:hAnsi="ＭＳ 明朝"/>
          <w:sz w:val="21"/>
          <w:szCs w:val="21"/>
        </w:rPr>
      </w:pPr>
      <w:r w:rsidRPr="00173C7F">
        <w:rPr>
          <w:rFonts w:ascii="ＭＳ 明朝" w:hAnsi="ＭＳ 明朝" w:hint="eastAsia"/>
          <w:sz w:val="21"/>
          <w:szCs w:val="21"/>
        </w:rPr>
        <w:t>本</w:t>
      </w:r>
      <w:r w:rsidR="006E557E" w:rsidRPr="00173C7F">
        <w:rPr>
          <w:rFonts w:ascii="ＭＳ 明朝" w:hAnsi="ＭＳ 明朝" w:hint="eastAsia"/>
          <w:sz w:val="21"/>
          <w:szCs w:val="21"/>
        </w:rPr>
        <w:t>リスク評価</w:t>
      </w:r>
      <w:r w:rsidRPr="00173C7F">
        <w:rPr>
          <w:rFonts w:ascii="ＭＳ 明朝" w:hAnsi="ＭＳ 明朝" w:hint="eastAsia"/>
          <w:sz w:val="21"/>
          <w:szCs w:val="21"/>
        </w:rPr>
        <w:t>は対象物件に関する以下の情報を反映しました。</w:t>
      </w:r>
    </w:p>
    <w:p w14:paraId="09825DBB" w14:textId="26D057DE" w:rsidR="005966C0" w:rsidRDefault="005966C0" w:rsidP="00451AF3">
      <w:pPr>
        <w:ind w:firstLineChars="100" w:firstLine="192"/>
        <w:rPr>
          <w:rFonts w:ascii="ＭＳ 明朝" w:hAnsi="ＭＳ 明朝"/>
          <w:sz w:val="21"/>
          <w:szCs w:val="21"/>
        </w:rPr>
      </w:pPr>
    </w:p>
    <w:tbl>
      <w:tblPr>
        <w:tblStyle w:val="af3"/>
        <w:tblW w:w="8440"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236"/>
        <w:gridCol w:w="2308"/>
        <w:gridCol w:w="4896"/>
      </w:tblGrid>
      <w:tr w:rsidR="00F92024" w:rsidRPr="006E42B4" w14:paraId="51F124D9" w14:textId="77777777" w:rsidTr="0079145A">
        <w:trPr>
          <w:trHeight w:val="83"/>
          <w:jc w:val="center"/>
        </w:trPr>
        <w:tc>
          <w:tcPr>
            <w:tcW w:w="1236" w:type="dxa"/>
            <w:shd w:val="clear" w:color="auto" w:fill="D9D9D9"/>
            <w:vAlign w:val="center"/>
          </w:tcPr>
          <w:p w14:paraId="5BFE44B6" w14:textId="61773E28" w:rsidR="00F92024" w:rsidRPr="000D0A56" w:rsidRDefault="00F92024" w:rsidP="001C38D0">
            <w:pPr>
              <w:pStyle w:val="a0"/>
              <w:ind w:left="0"/>
              <w:jc w:val="center"/>
              <w:rPr>
                <w:sz w:val="21"/>
                <w:szCs w:val="21"/>
              </w:rPr>
            </w:pPr>
            <w:r w:rsidRPr="000D0A56">
              <w:rPr>
                <w:rFonts w:hint="eastAsia"/>
                <w:sz w:val="21"/>
                <w:szCs w:val="21"/>
              </w:rPr>
              <w:t>資産比率</w:t>
            </w:r>
          </w:p>
        </w:tc>
        <w:tc>
          <w:tcPr>
            <w:tcW w:w="2308" w:type="dxa"/>
            <w:vAlign w:val="center"/>
          </w:tcPr>
          <w:p w14:paraId="682EA291" w14:textId="77777777" w:rsidR="0079145A" w:rsidRDefault="0079145A" w:rsidP="00576790">
            <w:pPr>
              <w:pStyle w:val="a0"/>
              <w:ind w:left="0"/>
              <w:rPr>
                <w:sz w:val="21"/>
                <w:szCs w:val="21"/>
              </w:rPr>
            </w:pPr>
            <w:r>
              <w:rPr>
                <w:rFonts w:hint="eastAsia"/>
                <w:sz w:val="21"/>
                <w:szCs w:val="21"/>
              </w:rPr>
              <w:t>モジュール・架台</w:t>
            </w:r>
          </w:p>
          <w:p w14:paraId="449EDB13" w14:textId="1F645C1E" w:rsidR="00F92024" w:rsidRPr="000D0A56" w:rsidRDefault="0079145A" w:rsidP="001C38D0">
            <w:pPr>
              <w:pStyle w:val="a0"/>
              <w:ind w:left="0"/>
              <w:jc w:val="center"/>
              <w:rPr>
                <w:sz w:val="21"/>
                <w:szCs w:val="21"/>
              </w:rPr>
            </w:pPr>
            <w:r>
              <w:rPr>
                <w:rFonts w:hint="eastAsia"/>
                <w:sz w:val="21"/>
                <w:szCs w:val="21"/>
              </w:rPr>
              <w:t>・電気設備・その他</w:t>
            </w:r>
          </w:p>
        </w:tc>
        <w:tc>
          <w:tcPr>
            <w:tcW w:w="4896" w:type="dxa"/>
            <w:vAlign w:val="center"/>
          </w:tcPr>
          <w:p w14:paraId="5D230754" w14:textId="77777777" w:rsidR="00F92024" w:rsidRPr="000D0A56" w:rsidRDefault="00F92024" w:rsidP="00F92024">
            <w:pPr>
              <w:autoSpaceDE/>
              <w:autoSpaceDN/>
              <w:spacing w:line="440" w:lineRule="exact"/>
              <w:rPr>
                <w:color w:val="FF0000"/>
                <w:sz w:val="21"/>
                <w:szCs w:val="21"/>
              </w:rPr>
            </w:pPr>
            <w:r w:rsidRPr="000D0A56">
              <w:rPr>
                <w:rFonts w:hint="eastAsia"/>
                <w:sz w:val="21"/>
                <w:szCs w:val="21"/>
              </w:rPr>
              <w:t>■　情報あり</w:t>
            </w:r>
          </w:p>
          <w:p w14:paraId="1D474364" w14:textId="23DCF79D" w:rsidR="00F92024" w:rsidRPr="000D0A56" w:rsidRDefault="00F92024" w:rsidP="00F92024">
            <w:pPr>
              <w:autoSpaceDE/>
              <w:autoSpaceDN/>
              <w:spacing w:line="440" w:lineRule="exact"/>
              <w:rPr>
                <w:sz w:val="21"/>
                <w:szCs w:val="21"/>
              </w:rPr>
            </w:pPr>
            <w:r w:rsidRPr="000D0A56">
              <w:rPr>
                <w:rFonts w:hint="eastAsia"/>
                <w:sz w:val="21"/>
                <w:szCs w:val="21"/>
              </w:rPr>
              <w:t>□　不明（弊社にて仮定して評価）</w:t>
            </w:r>
          </w:p>
        </w:tc>
      </w:tr>
    </w:tbl>
    <w:p w14:paraId="21C79680" w14:textId="19D99F32" w:rsidR="00F92024" w:rsidRPr="00F92024" w:rsidRDefault="00F92024" w:rsidP="00451AF3">
      <w:pPr>
        <w:ind w:firstLineChars="100" w:firstLine="192"/>
        <w:rPr>
          <w:rFonts w:ascii="ＭＳ 明朝" w:hAnsi="ＭＳ 明朝"/>
          <w:sz w:val="21"/>
          <w:szCs w:val="21"/>
        </w:rPr>
      </w:pPr>
    </w:p>
    <w:p w14:paraId="4CBD002E" w14:textId="77777777" w:rsidR="00F92024" w:rsidRPr="00173C7F" w:rsidRDefault="00F92024" w:rsidP="00451AF3">
      <w:pPr>
        <w:ind w:firstLineChars="100" w:firstLine="192"/>
        <w:rPr>
          <w:rFonts w:ascii="ＭＳ 明朝" w:hAnsi="ＭＳ 明朝"/>
          <w:sz w:val="21"/>
          <w:szCs w:val="21"/>
        </w:rPr>
      </w:pPr>
    </w:p>
    <w:p w14:paraId="69527658" w14:textId="77777777" w:rsidR="00451AF3" w:rsidRPr="00173C7F" w:rsidRDefault="00451AF3" w:rsidP="00451AF3">
      <w:pPr>
        <w:pStyle w:val="2"/>
        <w:tabs>
          <w:tab w:val="num" w:pos="600"/>
        </w:tabs>
        <w:spacing w:afterLines="50" w:after="162"/>
        <w:rPr>
          <w:rFonts w:ascii="ＭＳ 明朝" w:eastAsia="ＭＳ 明朝" w:hAnsi="ＭＳ 明朝"/>
        </w:rPr>
      </w:pPr>
      <w:bookmarkStart w:id="183" w:name="_Toc197109323"/>
      <w:r w:rsidRPr="00173C7F">
        <w:rPr>
          <w:rFonts w:ascii="ＭＳ 明朝" w:eastAsia="ＭＳ 明朝" w:hAnsi="ＭＳ 明朝" w:hint="eastAsia"/>
        </w:rPr>
        <w:t>評価結果</w:t>
      </w:r>
      <w:bookmarkEnd w:id="183"/>
    </w:p>
    <w:p w14:paraId="1B92FCA4" w14:textId="6311E603" w:rsidR="00451AF3" w:rsidRPr="00173C7F" w:rsidRDefault="00F92024" w:rsidP="00CF271F">
      <w:pPr>
        <w:autoSpaceDE/>
        <w:autoSpaceDN/>
        <w:spacing w:line="360" w:lineRule="exact"/>
        <w:ind w:left="425" w:firstLineChars="100" w:firstLine="192"/>
        <w:rPr>
          <w:sz w:val="21"/>
          <w:szCs w:val="21"/>
        </w:rPr>
      </w:pPr>
      <w:r>
        <w:rPr>
          <w:rFonts w:hint="eastAsia"/>
          <w:sz w:val="21"/>
          <w:szCs w:val="21"/>
        </w:rPr>
        <w:t>上記の条件に基づき算定した</w:t>
      </w:r>
      <w:ins w:id="184" w:author="作成者">
        <w:r w:rsidR="00A1486E">
          <w:rPr>
            <w:rFonts w:hint="eastAsia"/>
            <w:sz w:val="21"/>
            <w:szCs w:val="21"/>
          </w:rPr>
          <w:t>雹</w:t>
        </w:r>
      </w:ins>
      <w:del w:id="185" w:author="作成者">
        <w:r w:rsidDel="00A1486E">
          <w:rPr>
            <w:rFonts w:hint="eastAsia"/>
            <w:sz w:val="21"/>
            <w:szCs w:val="21"/>
          </w:rPr>
          <w:delText>雪</w:delText>
        </w:r>
      </w:del>
      <w:r>
        <w:rPr>
          <w:rFonts w:hint="eastAsia"/>
          <w:sz w:val="21"/>
          <w:szCs w:val="21"/>
        </w:rPr>
        <w:t>災による</w:t>
      </w:r>
      <w:r w:rsidR="00600330">
        <w:rPr>
          <w:rFonts w:hint="eastAsia"/>
          <w:sz w:val="21"/>
          <w:szCs w:val="21"/>
        </w:rPr>
        <w:t>被害想定額</w:t>
      </w:r>
      <w:r>
        <w:rPr>
          <w:rFonts w:hint="eastAsia"/>
          <w:sz w:val="21"/>
          <w:szCs w:val="21"/>
        </w:rPr>
        <w:t>は以下のとおりです。</w:t>
      </w:r>
    </w:p>
    <w:p w14:paraId="70F2DDEA" w14:textId="77777777" w:rsidR="00CF271F" w:rsidRPr="00600330" w:rsidRDefault="00CF271F" w:rsidP="00451AF3">
      <w:pPr>
        <w:autoSpaceDE/>
        <w:autoSpaceDN/>
        <w:spacing w:line="360" w:lineRule="exact"/>
      </w:pPr>
    </w:p>
    <w:tbl>
      <w:tblPr>
        <w:tblW w:w="0" w:type="auto"/>
        <w:tblInd w:w="507" w:type="dxa"/>
        <w:tblLayout w:type="fixed"/>
        <w:tblCellMar>
          <w:left w:w="99" w:type="dxa"/>
          <w:right w:w="99" w:type="dxa"/>
        </w:tblCellMar>
        <w:tblLook w:val="0000" w:firstRow="0" w:lastRow="0" w:firstColumn="0" w:lastColumn="0" w:noHBand="0" w:noVBand="0"/>
      </w:tblPr>
      <w:tblGrid>
        <w:gridCol w:w="2470"/>
        <w:gridCol w:w="5670"/>
      </w:tblGrid>
      <w:tr w:rsidR="00F92024" w:rsidRPr="00173C7F" w14:paraId="762A7FC5" w14:textId="77777777" w:rsidTr="000D0A56">
        <w:trPr>
          <w:trHeight w:val="510"/>
        </w:trPr>
        <w:tc>
          <w:tcPr>
            <w:tcW w:w="2470" w:type="dxa"/>
            <w:tcBorders>
              <w:top w:val="single" w:sz="4" w:space="0" w:color="auto"/>
            </w:tcBorders>
            <w:shd w:val="clear" w:color="auto" w:fill="D9D9D9" w:themeFill="background1" w:themeFillShade="D9"/>
          </w:tcPr>
          <w:p w14:paraId="5454EF6A" w14:textId="47145679" w:rsidR="00F92024" w:rsidRPr="00173C7F" w:rsidRDefault="00F92024" w:rsidP="00451AF3">
            <w:pPr>
              <w:autoSpaceDE/>
              <w:autoSpaceDN/>
              <w:spacing w:line="440" w:lineRule="exact"/>
              <w:rPr>
                <w:sz w:val="21"/>
              </w:rPr>
            </w:pPr>
            <w:r>
              <w:rPr>
                <w:rFonts w:hint="eastAsia"/>
                <w:sz w:val="21"/>
              </w:rPr>
              <w:t>評価対象金額</w:t>
            </w:r>
          </w:p>
        </w:tc>
        <w:tc>
          <w:tcPr>
            <w:tcW w:w="5670" w:type="dxa"/>
            <w:tcBorders>
              <w:top w:val="single" w:sz="4" w:space="0" w:color="auto"/>
            </w:tcBorders>
          </w:tcPr>
          <w:p w14:paraId="597199EA" w14:textId="5225ED5C" w:rsidR="00F92024" w:rsidRPr="00F92024" w:rsidRDefault="00F92024" w:rsidP="00F61145">
            <w:pPr>
              <w:spacing w:line="440" w:lineRule="exact"/>
              <w:jc w:val="left"/>
              <w:rPr>
                <w:b/>
                <w:sz w:val="24"/>
                <w:szCs w:val="14"/>
                <w:u w:val="single"/>
              </w:rPr>
            </w:pPr>
            <w:r w:rsidRPr="00F92024">
              <w:rPr>
                <w:rFonts w:hint="eastAsia"/>
                <w:b/>
                <w:sz w:val="24"/>
                <w:szCs w:val="14"/>
                <w:u w:val="single"/>
              </w:rPr>
              <w:t>●●百万円</w:t>
            </w:r>
          </w:p>
        </w:tc>
      </w:tr>
      <w:tr w:rsidR="00451AF3" w:rsidRPr="00173C7F" w14:paraId="719DA5AB" w14:textId="77777777" w:rsidTr="000D0A56">
        <w:trPr>
          <w:trHeight w:val="510"/>
        </w:trPr>
        <w:tc>
          <w:tcPr>
            <w:tcW w:w="2470" w:type="dxa"/>
            <w:shd w:val="clear" w:color="auto" w:fill="D9D9D9" w:themeFill="background1" w:themeFillShade="D9"/>
          </w:tcPr>
          <w:p w14:paraId="30385F02" w14:textId="1AA649E1" w:rsidR="00451AF3" w:rsidRPr="00173C7F" w:rsidRDefault="00451AF3" w:rsidP="00451AF3">
            <w:pPr>
              <w:autoSpaceDE/>
              <w:autoSpaceDN/>
              <w:spacing w:line="440" w:lineRule="exact"/>
            </w:pPr>
            <w:r w:rsidRPr="00173C7F">
              <w:rPr>
                <w:rFonts w:hint="eastAsia"/>
                <w:sz w:val="21"/>
              </w:rPr>
              <w:t>予想</w:t>
            </w:r>
            <w:r w:rsidR="00F92024">
              <w:rPr>
                <w:rFonts w:hint="eastAsia"/>
                <w:sz w:val="21"/>
              </w:rPr>
              <w:t>最大</w:t>
            </w:r>
            <w:r w:rsidRPr="00173C7F">
              <w:rPr>
                <w:rFonts w:hint="eastAsia"/>
                <w:sz w:val="21"/>
              </w:rPr>
              <w:t>損失率</w:t>
            </w:r>
          </w:p>
        </w:tc>
        <w:tc>
          <w:tcPr>
            <w:tcW w:w="5670" w:type="dxa"/>
          </w:tcPr>
          <w:p w14:paraId="3A949825" w14:textId="2E543087" w:rsidR="00451AF3" w:rsidRPr="00F92024" w:rsidRDefault="00F92024" w:rsidP="00F61145">
            <w:pPr>
              <w:spacing w:line="440" w:lineRule="exact"/>
              <w:jc w:val="left"/>
              <w:rPr>
                <w:b/>
                <w:sz w:val="24"/>
                <w:szCs w:val="14"/>
                <w:u w:val="single"/>
              </w:rPr>
            </w:pPr>
            <w:r w:rsidRPr="00F92024">
              <w:rPr>
                <w:rFonts w:hint="eastAsia"/>
                <w:b/>
                <w:sz w:val="24"/>
                <w:szCs w:val="14"/>
                <w:u w:val="single"/>
              </w:rPr>
              <w:t>●●</w:t>
            </w:r>
            <w:r w:rsidRPr="00F92024">
              <w:rPr>
                <w:rFonts w:hint="eastAsia"/>
                <w:b/>
                <w:sz w:val="24"/>
                <w:szCs w:val="14"/>
                <w:u w:val="single"/>
              </w:rPr>
              <w:t>%</w:t>
            </w:r>
          </w:p>
        </w:tc>
      </w:tr>
      <w:tr w:rsidR="00F92024" w:rsidRPr="00173C7F" w14:paraId="3E134A15" w14:textId="77777777" w:rsidTr="000D0A56">
        <w:trPr>
          <w:trHeight w:val="510"/>
        </w:trPr>
        <w:tc>
          <w:tcPr>
            <w:tcW w:w="2470" w:type="dxa"/>
            <w:tcBorders>
              <w:bottom w:val="single" w:sz="4" w:space="0" w:color="auto"/>
            </w:tcBorders>
            <w:shd w:val="clear" w:color="auto" w:fill="D9D9D9" w:themeFill="background1" w:themeFillShade="D9"/>
          </w:tcPr>
          <w:p w14:paraId="5B92D11E" w14:textId="4460FDD6" w:rsidR="00F92024" w:rsidRPr="00173C7F" w:rsidRDefault="00F92024" w:rsidP="00F92024">
            <w:pPr>
              <w:autoSpaceDE/>
              <w:autoSpaceDN/>
              <w:spacing w:line="440" w:lineRule="exact"/>
              <w:rPr>
                <w:sz w:val="21"/>
              </w:rPr>
            </w:pPr>
            <w:r w:rsidRPr="00173C7F">
              <w:rPr>
                <w:rFonts w:hint="eastAsia"/>
                <w:sz w:val="21"/>
              </w:rPr>
              <w:t>予想</w:t>
            </w:r>
            <w:r>
              <w:rPr>
                <w:rFonts w:hint="eastAsia"/>
                <w:sz w:val="21"/>
              </w:rPr>
              <w:t>最大</w:t>
            </w:r>
            <w:r w:rsidRPr="00173C7F">
              <w:rPr>
                <w:rFonts w:hint="eastAsia"/>
                <w:sz w:val="21"/>
              </w:rPr>
              <w:t>損失</w:t>
            </w:r>
            <w:r>
              <w:rPr>
                <w:rFonts w:hint="eastAsia"/>
                <w:sz w:val="21"/>
              </w:rPr>
              <w:t>額</w:t>
            </w:r>
          </w:p>
        </w:tc>
        <w:tc>
          <w:tcPr>
            <w:tcW w:w="5670" w:type="dxa"/>
            <w:tcBorders>
              <w:bottom w:val="single" w:sz="4" w:space="0" w:color="auto"/>
            </w:tcBorders>
          </w:tcPr>
          <w:p w14:paraId="2A6D4C42" w14:textId="32BC25DC" w:rsidR="00F92024" w:rsidRPr="00F92024" w:rsidRDefault="00F92024" w:rsidP="00F92024">
            <w:pPr>
              <w:spacing w:line="440" w:lineRule="exact"/>
              <w:jc w:val="left"/>
              <w:rPr>
                <w:b/>
                <w:sz w:val="24"/>
                <w:szCs w:val="14"/>
                <w:u w:val="single"/>
              </w:rPr>
            </w:pPr>
            <w:r w:rsidRPr="00F92024">
              <w:rPr>
                <w:rFonts w:hint="eastAsia"/>
                <w:b/>
                <w:sz w:val="24"/>
                <w:szCs w:val="14"/>
                <w:u w:val="single"/>
              </w:rPr>
              <w:t>●●百万円</w:t>
            </w:r>
          </w:p>
        </w:tc>
      </w:tr>
    </w:tbl>
    <w:p w14:paraId="47E99658" w14:textId="77777777" w:rsidR="00540344" w:rsidRPr="00173C7F" w:rsidRDefault="00540344" w:rsidP="00540344">
      <w:pPr>
        <w:rPr>
          <w:rFonts w:ascii="ＭＳ 明朝" w:hAnsi="ＭＳ 明朝"/>
          <w:szCs w:val="22"/>
        </w:rPr>
      </w:pPr>
    </w:p>
    <w:p w14:paraId="6739864F" w14:textId="10D3BFDB" w:rsidR="005937E2" w:rsidRPr="00173C7F" w:rsidRDefault="005937E2" w:rsidP="005937E2">
      <w:pPr>
        <w:pStyle w:val="a4"/>
        <w:tabs>
          <w:tab w:val="clear" w:pos="4366"/>
          <w:tab w:val="clear" w:pos="8732"/>
        </w:tabs>
        <w:spacing w:line="280" w:lineRule="exact"/>
        <w:ind w:leftChars="427" w:left="1274" w:hangingChars="226" w:hanging="411"/>
        <w:rPr>
          <w:noProof/>
          <w:spacing w:val="-9"/>
        </w:rPr>
      </w:pPr>
    </w:p>
    <w:p w14:paraId="24E26476" w14:textId="77777777" w:rsidR="00540344" w:rsidRPr="00173C7F" w:rsidRDefault="00540344" w:rsidP="00540344">
      <w:pPr>
        <w:rPr>
          <w:rFonts w:ascii="ＭＳ 明朝" w:hAnsi="ＭＳ 明朝"/>
          <w:szCs w:val="22"/>
        </w:rPr>
      </w:pPr>
    </w:p>
    <w:p w14:paraId="1C34BB97" w14:textId="44E3DA1A" w:rsidR="00704FA3" w:rsidRPr="00173C7F" w:rsidRDefault="00704FA3">
      <w:pPr>
        <w:pStyle w:val="1"/>
      </w:pPr>
      <w:r w:rsidRPr="00173C7F">
        <w:br w:type="page"/>
      </w:r>
      <w:bookmarkStart w:id="186" w:name="_Toc446488953"/>
      <w:bookmarkStart w:id="187" w:name="_Toc447356587"/>
      <w:bookmarkStart w:id="188" w:name="_Toc447419763"/>
      <w:bookmarkStart w:id="189" w:name="_Toc447438607"/>
      <w:bookmarkStart w:id="190" w:name="_Toc197109324"/>
      <w:bookmarkEnd w:id="163"/>
      <w:bookmarkEnd w:id="164"/>
      <w:bookmarkEnd w:id="165"/>
      <w:bookmarkEnd w:id="166"/>
      <w:bookmarkEnd w:id="167"/>
      <w:bookmarkEnd w:id="168"/>
      <w:bookmarkEnd w:id="169"/>
      <w:bookmarkEnd w:id="170"/>
      <w:bookmarkEnd w:id="171"/>
      <w:ins w:id="191" w:author="作成者">
        <w:r w:rsidR="00A1486E">
          <w:rPr>
            <w:rFonts w:hint="eastAsia"/>
          </w:rPr>
          <w:lastRenderedPageBreak/>
          <w:t>雹</w:t>
        </w:r>
      </w:ins>
      <w:del w:id="192" w:author="作成者">
        <w:r w:rsidR="000D0A56" w:rsidDel="00A1486E">
          <w:rPr>
            <w:rFonts w:hint="eastAsia"/>
          </w:rPr>
          <w:delText>雪</w:delText>
        </w:r>
      </w:del>
      <w:r w:rsidR="000D0A56">
        <w:rPr>
          <w:rFonts w:hint="eastAsia"/>
        </w:rPr>
        <w:t>災</w:t>
      </w:r>
      <w:r w:rsidRPr="00173C7F">
        <w:rPr>
          <w:rFonts w:hint="eastAsia"/>
        </w:rPr>
        <w:t>リスク評価の方法</w:t>
      </w:r>
      <w:bookmarkEnd w:id="190"/>
    </w:p>
    <w:p w14:paraId="2E0D5697" w14:textId="639CA9EA" w:rsidR="00704FA3" w:rsidRPr="00173C7F" w:rsidRDefault="003510E4">
      <w:pPr>
        <w:autoSpaceDE/>
        <w:autoSpaceDN/>
      </w:pPr>
      <w:r w:rsidRPr="00173C7F">
        <w:rPr>
          <w:noProof/>
        </w:rPr>
        <mc:AlternateContent>
          <mc:Choice Requires="wps">
            <w:drawing>
              <wp:anchor distT="0" distB="0" distL="114300" distR="114300" simplePos="0" relativeHeight="251654656" behindDoc="0" locked="0" layoutInCell="1" allowOverlap="1" wp14:anchorId="539023BB" wp14:editId="2FB23B60">
                <wp:simplePos x="0" y="0"/>
                <wp:positionH relativeFrom="column">
                  <wp:posOffset>-142240</wp:posOffset>
                </wp:positionH>
                <wp:positionV relativeFrom="paragraph">
                  <wp:posOffset>0</wp:posOffset>
                </wp:positionV>
                <wp:extent cx="6042660" cy="0"/>
                <wp:effectExtent l="0" t="0" r="0" b="0"/>
                <wp:wrapNone/>
                <wp:docPr id="17" name="Line 3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42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544ED113" id="Line 3218" o:spid="_x0000_s1026" style="position:absolute;left:0;text-align:left;flip: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pt,0" to="464.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"/>
            </w:pict>
          </mc:Fallback>
        </mc:AlternateContent>
      </w:r>
    </w:p>
    <w:p w14:paraId="50BFA450" w14:textId="413A9F2B" w:rsidR="00893CA4" w:rsidRPr="00173C7F" w:rsidRDefault="00480EA6" w:rsidP="00480EA6">
      <w:pPr>
        <w:pStyle w:val="2"/>
        <w:numPr>
          <w:ilvl w:val="0"/>
          <w:numId w:val="6"/>
        </w:numPr>
      </w:pPr>
      <w:bookmarkStart w:id="193" w:name="_Toc197109325"/>
      <w:r w:rsidRPr="00480EA6">
        <w:rPr>
          <w:rFonts w:hint="eastAsia"/>
        </w:rPr>
        <w:t>評価手法の概要</w:t>
      </w:r>
      <w:bookmarkEnd w:id="193"/>
    </w:p>
    <w:p w14:paraId="63B5785F" w14:textId="4E784610" w:rsidR="00893CA4" w:rsidRDefault="00480EA6" w:rsidP="00DF2E14">
      <w:pPr>
        <w:autoSpaceDE/>
        <w:autoSpaceDN/>
        <w:ind w:leftChars="100" w:left="202" w:firstLineChars="100" w:firstLine="192"/>
        <w:rPr>
          <w:sz w:val="21"/>
        </w:rPr>
      </w:pPr>
      <w:r w:rsidRPr="00480EA6">
        <w:rPr>
          <w:rFonts w:hint="eastAsia"/>
          <w:sz w:val="21"/>
        </w:rPr>
        <w:t>本評価では、下記に示すフローに基づき、被害想定額を算出します。</w:t>
      </w:r>
    </w:p>
    <w:p w14:paraId="7724A183" w14:textId="4CC42077" w:rsidR="00480EA6" w:rsidRDefault="00480EA6" w:rsidP="00DF2E14">
      <w:pPr>
        <w:autoSpaceDE/>
        <w:autoSpaceDN/>
        <w:ind w:leftChars="100" w:left="202" w:firstLineChars="100" w:firstLine="192"/>
        <w:rPr>
          <w:sz w:val="21"/>
        </w:rPr>
      </w:pPr>
    </w:p>
    <w:p w14:paraId="0D5C46A3" w14:textId="78D71BD3" w:rsidR="009D02E2" w:rsidRDefault="009D02E2" w:rsidP="00F95AE7">
      <w:pPr>
        <w:pStyle w:val="a0"/>
        <w:spacing w:line="240" w:lineRule="auto"/>
        <w:ind w:left="0"/>
      </w:pPr>
      <w:r>
        <w:rPr>
          <w:rFonts w:hint="eastAsia"/>
          <w:noProof/>
        </w:rPr>
        <mc:AlternateContent>
          <mc:Choice Requires="wpc">
            <w:drawing>
              <wp:inline distT="0" distB="0" distL="0" distR="0" wp14:anchorId="365EA6AC" wp14:editId="0A46A7D9">
                <wp:extent cx="5727065" cy="3990975"/>
                <wp:effectExtent l="0" t="0" r="26035" b="9525"/>
                <wp:docPr id="4" name="キャンバス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 name="テキスト ボックス 5"/>
                        <wps:cNvSpPr txBox="1"/>
                        <wps:spPr>
                          <a:xfrm>
                            <a:off x="226738" y="285750"/>
                            <a:ext cx="2497412" cy="495360"/>
                          </a:xfrm>
                          <a:prstGeom prst="rect">
                            <a:avLst/>
                          </a:prstGeom>
                          <a:solidFill>
                            <a:schemeClr val="bg1">
                              <a:lumMod val="85000"/>
                            </a:schemeClr>
                          </a:solidFill>
                          <a:ln w="6350">
                            <a:solidFill>
                              <a:prstClr val="black"/>
                            </a:solidFill>
                          </a:ln>
                        </wps:spPr>
                        <wps:txbx>
                          <w:txbxContent>
                            <w:p w14:paraId="5BD96DA1" w14:textId="2A470C73" w:rsidR="009D02E2" w:rsidRDefault="009D02E2" w:rsidP="009D02E2">
                              <w:pPr>
                                <w:jc w:val="center"/>
                              </w:pPr>
                              <w:r>
                                <w:rPr>
                                  <w:rFonts w:hint="eastAsia"/>
                                </w:rPr>
                                <w:t>評価地点の所在地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テキスト ボックス 27"/>
                        <wps:cNvSpPr txBox="1"/>
                        <wps:spPr>
                          <a:xfrm>
                            <a:off x="3955332" y="2124075"/>
                            <a:ext cx="1771733" cy="710558"/>
                          </a:xfrm>
                          <a:prstGeom prst="rect">
                            <a:avLst/>
                          </a:prstGeom>
                          <a:solidFill>
                            <a:schemeClr val="bg1">
                              <a:lumMod val="85000"/>
                            </a:schemeClr>
                          </a:solidFill>
                          <a:ln w="6350">
                            <a:solidFill>
                              <a:prstClr val="black"/>
                            </a:solidFill>
                          </a:ln>
                        </wps:spPr>
                        <wps:txbx>
                          <w:txbxContent>
                            <w:p w14:paraId="62FC3EC7" w14:textId="091C9FC9" w:rsidR="00436E67" w:rsidRDefault="00436E67" w:rsidP="009D02E2">
                              <w:pPr>
                                <w:jc w:val="center"/>
                                <w:rPr>
                                  <w:ins w:id="194" w:author="作成者"/>
                                </w:rPr>
                              </w:pPr>
                              <w:ins w:id="195" w:author="作成者">
                                <w:r>
                                  <w:rPr>
                                    <w:rFonts w:hint="eastAsia"/>
                                  </w:rPr>
                                  <w:t>施設全体の資産額</w:t>
                                </w:r>
                              </w:ins>
                            </w:p>
                            <w:p w14:paraId="6B1CD5EE" w14:textId="0172392F" w:rsidR="009D02E2" w:rsidRDefault="00436E67" w:rsidP="009D02E2">
                              <w:pPr>
                                <w:jc w:val="center"/>
                              </w:pPr>
                              <w:ins w:id="196" w:author="作成者">
                                <w:r>
                                  <w:rPr>
                                    <w:rFonts w:hint="eastAsia"/>
                                  </w:rPr>
                                  <w:t>および</w:t>
                                </w:r>
                              </w:ins>
                              <w:r w:rsidR="009D02E2">
                                <w:rPr>
                                  <w:rFonts w:hint="eastAsia"/>
                                </w:rPr>
                                <w:t>各部位の資産割合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テキスト ボックス 28"/>
                        <wps:cNvSpPr txBox="1"/>
                        <wps:spPr>
                          <a:xfrm>
                            <a:off x="226737" y="1162049"/>
                            <a:ext cx="2497413" cy="666751"/>
                          </a:xfrm>
                          <a:prstGeom prst="rect">
                            <a:avLst/>
                          </a:prstGeom>
                          <a:solidFill>
                            <a:schemeClr val="accent2">
                              <a:lumMod val="40000"/>
                              <a:lumOff val="60000"/>
                            </a:schemeClr>
                          </a:solidFill>
                          <a:ln w="6350">
                            <a:solidFill>
                              <a:prstClr val="black"/>
                            </a:solidFill>
                          </a:ln>
                        </wps:spPr>
                        <wps:txbx>
                          <w:txbxContent>
                            <w:p w14:paraId="68F364C4" w14:textId="77777777" w:rsidR="0079145A" w:rsidRDefault="0079145A" w:rsidP="009D02E2">
                              <w:pPr>
                                <w:jc w:val="center"/>
                              </w:pPr>
                              <w:r>
                                <w:rPr>
                                  <w:rFonts w:hint="eastAsia"/>
                                </w:rPr>
                                <w:t>降雹</w:t>
                              </w:r>
                              <w:r w:rsidR="009D02E2">
                                <w:rPr>
                                  <w:rFonts w:hint="eastAsia"/>
                                </w:rPr>
                                <w:t>の評価</w:t>
                              </w:r>
                            </w:p>
                            <w:p w14:paraId="6A70A864" w14:textId="71EBD687" w:rsidR="0079145A" w:rsidDel="00436E67" w:rsidRDefault="0079145A" w:rsidP="009D02E2">
                              <w:pPr>
                                <w:jc w:val="center"/>
                                <w:rPr>
                                  <w:del w:id="197" w:author="作成者"/>
                                </w:rPr>
                              </w:pPr>
                              <w:r>
                                <w:rPr>
                                  <w:rFonts w:hint="eastAsia"/>
                                </w:rPr>
                                <w:t>(</w:t>
                              </w:r>
                              <w:r>
                                <w:rPr>
                                  <w:rFonts w:hint="eastAsia"/>
                                </w:rPr>
                                <w:t>モンテカルロ</w:t>
                              </w:r>
                            </w:p>
                            <w:p w14:paraId="04F5BF49" w14:textId="2DF9FD21" w:rsidR="009D02E2" w:rsidRDefault="0079145A" w:rsidP="009D02E2">
                              <w:pPr>
                                <w:jc w:val="center"/>
                              </w:pPr>
                              <w:r>
                                <w:rPr>
                                  <w:rFonts w:hint="eastAsia"/>
                                </w:rPr>
                                <w:t>シミュレーション</w:t>
                              </w:r>
                              <w:r>
                                <w:rPr>
                                  <w:rFonts w:hint="eastAsi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テキスト ボックス 29"/>
                        <wps:cNvSpPr txBox="1"/>
                        <wps:spPr>
                          <a:xfrm>
                            <a:off x="2876551" y="1162048"/>
                            <a:ext cx="1755098" cy="666751"/>
                          </a:xfrm>
                          <a:prstGeom prst="rect">
                            <a:avLst/>
                          </a:prstGeom>
                          <a:solidFill>
                            <a:schemeClr val="accent2">
                              <a:lumMod val="40000"/>
                              <a:lumOff val="60000"/>
                            </a:schemeClr>
                          </a:solidFill>
                          <a:ln w="6350">
                            <a:solidFill>
                              <a:prstClr val="black"/>
                            </a:solidFill>
                          </a:ln>
                        </wps:spPr>
                        <wps:txbx>
                          <w:txbxContent>
                            <w:p w14:paraId="44C8D76A" w14:textId="24C1EA49" w:rsidR="009D02E2" w:rsidRDefault="009D02E2" w:rsidP="009D02E2">
                              <w:pPr>
                                <w:jc w:val="center"/>
                              </w:pPr>
                              <w:r>
                                <w:rPr>
                                  <w:rFonts w:hint="eastAsia"/>
                                </w:rPr>
                                <w:t>部位別の被害曲線の設定</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テキスト ボックス 33"/>
                        <wps:cNvSpPr txBox="1"/>
                        <wps:spPr>
                          <a:xfrm>
                            <a:off x="1475445" y="2347593"/>
                            <a:ext cx="2299946" cy="495300"/>
                          </a:xfrm>
                          <a:prstGeom prst="rect">
                            <a:avLst/>
                          </a:prstGeom>
                          <a:solidFill>
                            <a:schemeClr val="accent2">
                              <a:lumMod val="40000"/>
                              <a:lumOff val="60000"/>
                            </a:schemeClr>
                          </a:solidFill>
                          <a:ln w="6350">
                            <a:solidFill>
                              <a:prstClr val="black"/>
                            </a:solidFill>
                          </a:ln>
                        </wps:spPr>
                        <wps:txbx>
                          <w:txbxContent>
                            <w:p w14:paraId="40CEC85A" w14:textId="611A593A" w:rsidR="009D02E2" w:rsidRDefault="009D02E2" w:rsidP="009D02E2">
                              <w:pPr>
                                <w:jc w:val="center"/>
                              </w:pPr>
                              <w:del w:id="198" w:author="作成者">
                                <w:r w:rsidDel="00436E67">
                                  <w:rPr>
                                    <w:rFonts w:hint="eastAsia"/>
                                  </w:rPr>
                                  <w:delText>施設全体の被害曲線の設定</w:delText>
                                </w:r>
                              </w:del>
                              <w:ins w:id="199" w:author="作成者">
                                <w:r w:rsidR="00436E67">
                                  <w:rPr>
                                    <w:rFonts w:hint="eastAsia"/>
                                  </w:rPr>
                                  <w:t>部位別の被害率算出</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テキスト ボックス 34"/>
                        <wps:cNvSpPr txBox="1"/>
                        <wps:spPr>
                          <a:xfrm>
                            <a:off x="2625418" y="3309620"/>
                            <a:ext cx="2181174" cy="495300"/>
                          </a:xfrm>
                          <a:prstGeom prst="rect">
                            <a:avLst/>
                          </a:prstGeom>
                          <a:solidFill>
                            <a:schemeClr val="accent2">
                              <a:lumMod val="40000"/>
                              <a:lumOff val="60000"/>
                            </a:schemeClr>
                          </a:solidFill>
                          <a:ln w="6350">
                            <a:solidFill>
                              <a:prstClr val="black"/>
                            </a:solidFill>
                          </a:ln>
                        </wps:spPr>
                        <wps:txbx>
                          <w:txbxContent>
                            <w:p w14:paraId="64062D3B" w14:textId="2EE2CE0D" w:rsidR="009D02E2" w:rsidRDefault="00436E67" w:rsidP="009D02E2">
                              <w:pPr>
                                <w:jc w:val="center"/>
                              </w:pPr>
                              <w:ins w:id="200" w:author="作成者">
                                <w:r>
                                  <w:rPr>
                                    <w:rFonts w:hint="eastAsia"/>
                                  </w:rPr>
                                  <w:t>施設全体の</w:t>
                                </w:r>
                              </w:ins>
                              <w:r w:rsidR="009D02E2">
                                <w:rPr>
                                  <w:rFonts w:hint="eastAsia"/>
                                </w:rPr>
                                <w:t>被害想定額の算出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直線矢印コネクタ 7"/>
                        <wps:cNvCnPr>
                          <a:stCxn id="5" idx="2"/>
                          <a:endCxn id="28" idx="0"/>
                        </wps:cNvCnPr>
                        <wps:spPr>
                          <a:xfrm>
                            <a:off x="1475444" y="781110"/>
                            <a:ext cx="0" cy="380939"/>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5" name="直線矢印コネクタ 45"/>
                        <wps:cNvCnPr>
                          <a:stCxn id="29" idx="2"/>
                          <a:endCxn id="33" idx="0"/>
                        </wps:cNvCnPr>
                        <wps:spPr>
                          <a:xfrm rot="5400000">
                            <a:off x="2930362" y="1523855"/>
                            <a:ext cx="518794" cy="1128682"/>
                          </a:xfrm>
                          <a:prstGeom prst="bentConnector3">
                            <a:avLst>
                              <a:gd name="adj1" fmla="val 50000"/>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9" name="直線矢印コネクタ 49"/>
                        <wps:cNvCnPr>
                          <a:stCxn id="27" idx="2"/>
                          <a:endCxn id="34" idx="0"/>
                        </wps:cNvCnPr>
                        <wps:spPr>
                          <a:xfrm rot="5400000">
                            <a:off x="4041109" y="2509529"/>
                            <a:ext cx="474987" cy="1125194"/>
                          </a:xfrm>
                          <a:prstGeom prst="bentConnector3">
                            <a:avLst>
                              <a:gd name="adj1" fmla="val 47995"/>
                            </a:avLst>
                          </a:prstGeom>
                          <a:ln w="28575">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51" name="直線矢印コネクタ 51"/>
                        <wps:cNvCnPr>
                          <a:stCxn id="28" idx="2"/>
                          <a:endCxn id="33" idx="0"/>
                        </wps:cNvCnPr>
                        <wps:spPr>
                          <a:xfrm rot="16200000" flipH="1">
                            <a:off x="1791035" y="1513209"/>
                            <a:ext cx="518793" cy="1149974"/>
                          </a:xfrm>
                          <a:prstGeom prst="bentConnector3">
                            <a:avLst>
                              <a:gd name="adj1" fmla="val 50000"/>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2" name="直線矢印コネクタ 52"/>
                        <wps:cNvCnPr>
                          <a:stCxn id="33" idx="2"/>
                          <a:endCxn id="34" idx="0"/>
                        </wps:cNvCnPr>
                        <wps:spPr>
                          <a:xfrm rot="16200000" flipH="1">
                            <a:off x="2937348" y="2530962"/>
                            <a:ext cx="466727" cy="1090587"/>
                          </a:xfrm>
                          <a:prstGeom prst="bentConnector3">
                            <a:avLst>
                              <a:gd name="adj1" fmla="val 50000"/>
                            </a:avLst>
                          </a:prstGeom>
                          <a:ln w="28575">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65EA6AC" id="キャンバス 4" o:spid="_x0000_s1029" editas="canvas" style="width:450.95pt;height:314.25pt;mso-position-horizontal-relative:char;mso-position-vertical-relative:line" coordsize="57270,39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width:57270;height:39909;visibility:visible;mso-wrap-style:square" filled="t">
                  <v:fill o:detectmouseclick="t"/>
                  <v:path o:connecttype="none"/>
                </v:shape>
                <v:shape id="テキスト ボックス 5" o:spid="_x0000_s1031" type="#_x0000_t202" style="position:absolute;left:2267;top:2857;width:24974;height:4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" fillcolor="#d8d8d8 [2732]" strokeweight=".5pt">
                  <v:textbox>
                    <w:txbxContent>
                      <w:p w14:paraId="5BD96DA1" w14:textId="2A470C73" w:rsidR="009D02E2" w:rsidRDefault="009D02E2" w:rsidP="009D02E2">
                        <w:pPr>
                          <w:jc w:val="center"/>
                        </w:pPr>
                        <w:r>
                          <w:rPr>
                            <w:rFonts w:hint="eastAsia"/>
                          </w:rPr>
                          <w:t>評価地点の所在地</w:t>
                        </w:r>
                      </w:p>
                    </w:txbxContent>
                  </v:textbox>
                </v:shape>
                <v:shape id="テキスト ボックス 27" o:spid="_x0000_s1032" type="#_x0000_t202" style="position:absolute;left:39553;top:21240;width:17717;height:71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" fillcolor="#d8d8d8 [2732]" strokeweight=".5pt">
                  <v:textbox>
                    <w:txbxContent>
                      <w:p w14:paraId="62FC3EC7" w14:textId="091C9FC9" w:rsidR="00436E67" w:rsidRDefault="00436E67" w:rsidP="009D02E2">
                        <w:pPr>
                          <w:jc w:val="center"/>
                          <w:rPr>
                            <w:ins w:id="201" w:author="作成者"/>
                          </w:rPr>
                        </w:pPr>
                        <w:ins w:id="202" w:author="作成者">
                          <w:r>
                            <w:rPr>
                              <w:rFonts w:hint="eastAsia"/>
                            </w:rPr>
                            <w:t>施設全体の資産額</w:t>
                          </w:r>
                        </w:ins>
                      </w:p>
                      <w:p w14:paraId="6B1CD5EE" w14:textId="0172392F" w:rsidR="009D02E2" w:rsidRDefault="00436E67" w:rsidP="009D02E2">
                        <w:pPr>
                          <w:jc w:val="center"/>
                        </w:pPr>
                        <w:ins w:id="203" w:author="作成者">
                          <w:r>
                            <w:rPr>
                              <w:rFonts w:hint="eastAsia"/>
                            </w:rPr>
                            <w:t>および</w:t>
                          </w:r>
                        </w:ins>
                        <w:r w:rsidR="009D02E2">
                          <w:rPr>
                            <w:rFonts w:hint="eastAsia"/>
                          </w:rPr>
                          <w:t>各部位の資産割合</w:t>
                        </w:r>
                      </w:p>
                    </w:txbxContent>
                  </v:textbox>
                </v:shape>
                <v:shape id="テキスト ボックス 28" o:spid="_x0000_s1033" type="#_x0000_t202" style="position:absolute;left:2267;top:11620;width:24974;height:6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" fillcolor="#f7caac [1301]" strokeweight=".5pt">
                  <v:textbox>
                    <w:txbxContent>
                      <w:p w14:paraId="68F364C4" w14:textId="77777777" w:rsidR="0079145A" w:rsidRDefault="0079145A" w:rsidP="009D02E2">
                        <w:pPr>
                          <w:jc w:val="center"/>
                        </w:pPr>
                        <w:r>
                          <w:rPr>
                            <w:rFonts w:hint="eastAsia"/>
                          </w:rPr>
                          <w:t>降雹</w:t>
                        </w:r>
                        <w:r w:rsidR="009D02E2">
                          <w:rPr>
                            <w:rFonts w:hint="eastAsia"/>
                          </w:rPr>
                          <w:t>の評価</w:t>
                        </w:r>
                      </w:p>
                      <w:p w14:paraId="6A70A864" w14:textId="71EBD687" w:rsidR="0079145A" w:rsidDel="00436E67" w:rsidRDefault="0079145A" w:rsidP="009D02E2">
                        <w:pPr>
                          <w:jc w:val="center"/>
                          <w:rPr>
                            <w:del w:id="204" w:author="作成者"/>
                          </w:rPr>
                        </w:pPr>
                        <w:r>
                          <w:rPr>
                            <w:rFonts w:hint="eastAsia"/>
                          </w:rPr>
                          <w:t>(</w:t>
                        </w:r>
                        <w:r>
                          <w:rPr>
                            <w:rFonts w:hint="eastAsia"/>
                          </w:rPr>
                          <w:t>モンテカルロ</w:t>
                        </w:r>
                      </w:p>
                      <w:p w14:paraId="04F5BF49" w14:textId="2DF9FD21" w:rsidR="009D02E2" w:rsidRDefault="0079145A" w:rsidP="009D02E2">
                        <w:pPr>
                          <w:jc w:val="center"/>
                        </w:pPr>
                        <w:r>
                          <w:rPr>
                            <w:rFonts w:hint="eastAsia"/>
                          </w:rPr>
                          <w:t>シミュレーション</w:t>
                        </w:r>
                        <w:r>
                          <w:rPr>
                            <w:rFonts w:hint="eastAsia"/>
                          </w:rPr>
                          <w:t>)</w:t>
                        </w:r>
                      </w:p>
                    </w:txbxContent>
                  </v:textbox>
                </v:shape>
                <v:shape id="テキスト ボックス 29" o:spid="_x0000_s1034" type="#_x0000_t202" style="position:absolute;left:28765;top:11620;width:17551;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" fillcolor="#f7caac [1301]" strokeweight=".5pt">
                  <v:textbox>
                    <w:txbxContent>
                      <w:p w14:paraId="44C8D76A" w14:textId="24C1EA49" w:rsidR="009D02E2" w:rsidRDefault="009D02E2" w:rsidP="009D02E2">
                        <w:pPr>
                          <w:jc w:val="center"/>
                        </w:pPr>
                        <w:r>
                          <w:rPr>
                            <w:rFonts w:hint="eastAsia"/>
                          </w:rPr>
                          <w:t>部位別の被害曲線の設定</w:t>
                        </w:r>
                      </w:p>
                    </w:txbxContent>
                  </v:textbox>
                </v:shape>
                <v:shape id="テキスト ボックス 33" o:spid="_x0000_s1035" type="#_x0000_t202" style="position:absolute;left:14754;top:23475;width:22999;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" fillcolor="#f7caac [1301]" strokeweight=".5pt">
                  <v:textbox>
                    <w:txbxContent>
                      <w:p w14:paraId="40CEC85A" w14:textId="611A593A" w:rsidR="009D02E2" w:rsidRDefault="009D02E2" w:rsidP="009D02E2">
                        <w:pPr>
                          <w:jc w:val="center"/>
                        </w:pPr>
                        <w:del w:id="205" w:author="作成者">
                          <w:r w:rsidDel="00436E67">
                            <w:rPr>
                              <w:rFonts w:hint="eastAsia"/>
                            </w:rPr>
                            <w:delText>施設全体の被害曲線の設定</w:delText>
                          </w:r>
                        </w:del>
                        <w:ins w:id="206" w:author="作成者">
                          <w:r w:rsidR="00436E67">
                            <w:rPr>
                              <w:rFonts w:hint="eastAsia"/>
                            </w:rPr>
                            <w:t>部位別の被害率算出</w:t>
                          </w:r>
                        </w:ins>
                      </w:p>
                    </w:txbxContent>
                  </v:textbox>
                </v:shape>
                <v:shape id="テキスト ボックス 34" o:spid="_x0000_s1036" type="#_x0000_t202" style="position:absolute;left:26254;top:33096;width:21811;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" fillcolor="#f7caac [1301]" strokeweight=".5pt">
                  <v:textbox>
                    <w:txbxContent>
                      <w:p w14:paraId="64062D3B" w14:textId="2EE2CE0D" w:rsidR="009D02E2" w:rsidRDefault="00436E67" w:rsidP="009D02E2">
                        <w:pPr>
                          <w:jc w:val="center"/>
                        </w:pPr>
                        <w:ins w:id="207" w:author="作成者">
                          <w:r>
                            <w:rPr>
                              <w:rFonts w:hint="eastAsia"/>
                            </w:rPr>
                            <w:t>施設全体の</w:t>
                          </w:r>
                        </w:ins>
                        <w:r w:rsidR="009D02E2">
                          <w:rPr>
                            <w:rFonts w:hint="eastAsia"/>
                          </w:rPr>
                          <w:t>被害想定額の算出</w:t>
                        </w:r>
                      </w:p>
                    </w:txbxContent>
                  </v:textbox>
                </v:shape>
                <v:shapetype id="_x0000_t32" coordsize="21600,21600" o:spt="32" o:oned="t" path="m,l21600,21600e" filled="f">
                  <v:path arrowok="t" fillok="f" o:connecttype="none"/>
                  <o:lock v:ext="edit" shapetype="t"/>
                </v:shapetype>
                <v:shape id="直線矢印コネクタ 7" o:spid="_x0000_s1037" type="#_x0000_t32" style="position:absolute;left:14754;top:7811;width:0;height:38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" strokecolor="black [3213]" strokeweight="2.2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直線矢印コネクタ 45" o:spid="_x0000_s1038" type="#_x0000_t34" style="position:absolute;left:29304;top:15237;width:5188;height:1128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" strokecolor="black [3213]" strokeweight="2.25pt">
                  <v:stroke endarrow="block"/>
                </v:shape>
                <v:shape id="直線矢印コネクタ 49" o:spid="_x0000_s1039" type="#_x0000_t34" style="position:absolute;left:40411;top:25095;width:4750;height:1125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" adj="10367" strokecolor="black [3213]" strokeweight="2.25pt"/>
                <v:shape id="直線矢印コネクタ 51" o:spid="_x0000_s1040" type="#_x0000_t34" style="position:absolute;left:17910;top:15131;width:5188;height:115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" strokecolor="black [3213]" strokeweight="2.25pt">
                  <v:stroke endarrow="block"/>
                </v:shape>
                <v:shape id="直線矢印コネクタ 52" o:spid="_x0000_s1041" type="#_x0000_t34" style="position:absolute;left:29373;top:25309;width:4668;height:1090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" strokecolor="black [3213]" strokeweight="2.25pt">
                  <v:stroke endarrow="block"/>
                </v:shape>
                <w10:anchorlock/>
              </v:group>
            </w:pict>
          </mc:Fallback>
        </mc:AlternateContent>
      </w:r>
    </w:p>
    <w:p w14:paraId="6F535FB1" w14:textId="77777777" w:rsidR="009D02E2" w:rsidRDefault="009D02E2" w:rsidP="00480EA6">
      <w:pPr>
        <w:pStyle w:val="a0"/>
        <w:spacing w:line="240" w:lineRule="auto"/>
        <w:ind w:left="0"/>
        <w:jc w:val="center"/>
      </w:pPr>
    </w:p>
    <w:p w14:paraId="21513F4E" w14:textId="41B7320B" w:rsidR="0079145A" w:rsidRDefault="00480EA6" w:rsidP="00480EA6">
      <w:pPr>
        <w:pStyle w:val="a0"/>
        <w:spacing w:line="240" w:lineRule="auto"/>
        <w:ind w:left="0"/>
        <w:jc w:val="center"/>
      </w:pPr>
      <w:r>
        <w:rPr>
          <w:rFonts w:hint="eastAsia"/>
        </w:rPr>
        <w:t>図：</w:t>
      </w:r>
      <w:r w:rsidR="0079145A">
        <w:rPr>
          <w:rFonts w:hint="eastAsia"/>
        </w:rPr>
        <w:t>雹</w:t>
      </w:r>
      <w:r w:rsidR="00E00ABB">
        <w:rPr>
          <w:rFonts w:hint="eastAsia"/>
        </w:rPr>
        <w:t>災</w:t>
      </w:r>
      <w:r>
        <w:rPr>
          <w:rFonts w:hint="eastAsia"/>
        </w:rPr>
        <w:t>によるリスク評価フロー</w:t>
      </w:r>
    </w:p>
    <w:p w14:paraId="27BE11A2" w14:textId="66C807FA" w:rsidR="00480EA6" w:rsidRPr="0079145A" w:rsidRDefault="0079145A" w:rsidP="0079145A">
      <w:pPr>
        <w:widowControl/>
        <w:wordWrap/>
        <w:autoSpaceDE/>
        <w:autoSpaceDN/>
        <w:adjustRightInd/>
        <w:spacing w:line="240" w:lineRule="auto"/>
        <w:jc w:val="left"/>
        <w:textAlignment w:val="auto"/>
        <w:rPr>
          <w:spacing w:val="-11"/>
        </w:rPr>
      </w:pPr>
      <w:r>
        <w:br w:type="page"/>
      </w:r>
    </w:p>
    <w:p w14:paraId="149215C3" w14:textId="3EB4ED93" w:rsidR="00480EA6" w:rsidRDefault="00D56136" w:rsidP="00D56136">
      <w:pPr>
        <w:pStyle w:val="2"/>
      </w:pPr>
      <w:bookmarkStart w:id="208" w:name="_Toc418147683"/>
      <w:bookmarkStart w:id="209" w:name="_Toc144189203"/>
      <w:bookmarkStart w:id="210" w:name="_Toc197109326"/>
      <w:r>
        <w:rPr>
          <w:rFonts w:hint="eastAsia"/>
        </w:rPr>
        <w:lastRenderedPageBreak/>
        <w:t>降雹の評価</w:t>
      </w:r>
      <w:bookmarkEnd w:id="208"/>
      <w:bookmarkEnd w:id="209"/>
      <w:r>
        <w:rPr>
          <w:rFonts w:hint="eastAsia"/>
        </w:rPr>
        <w:t>(</w:t>
      </w:r>
      <w:r>
        <w:rPr>
          <w:rFonts w:hint="eastAsia"/>
        </w:rPr>
        <w:t>モンテカルロシミュレーション</w:t>
      </w:r>
      <w:r>
        <w:rPr>
          <w:rFonts w:hint="eastAsia"/>
        </w:rPr>
        <w:t>)</w:t>
      </w:r>
      <w:bookmarkEnd w:id="210"/>
    </w:p>
    <w:p w14:paraId="48E5ADEB" w14:textId="373250AE" w:rsidR="00D56136" w:rsidRDefault="00D56136" w:rsidP="00D56136">
      <w:pPr>
        <w:autoSpaceDE/>
        <w:autoSpaceDN/>
        <w:ind w:leftChars="100" w:left="202" w:firstLineChars="100" w:firstLine="192"/>
        <w:rPr>
          <w:sz w:val="21"/>
        </w:rPr>
      </w:pPr>
      <w:r w:rsidRPr="00D56136">
        <w:rPr>
          <w:rFonts w:hint="eastAsia"/>
          <w:sz w:val="21"/>
        </w:rPr>
        <w:t>本リスク評価で実施したモンテカルロシミュレーションとは、過去の統計データに基づいて作成した降雹の発生頻度と</w:t>
      </w:r>
      <w:r w:rsidR="000C109B">
        <w:rPr>
          <w:rFonts w:hint="eastAsia"/>
          <w:sz w:val="21"/>
        </w:rPr>
        <w:t>雹の</w:t>
      </w:r>
      <w:r w:rsidRPr="00D56136">
        <w:rPr>
          <w:rFonts w:hint="eastAsia"/>
          <w:sz w:val="21"/>
        </w:rPr>
        <w:t>大きさの確率分布を用いて、多数の仮想的な年間被害状況を再現する手法です。これにより、現実では直接観測が難しい稀な災害の影響を定量的に評価することが可能になります。具体的なシミュレーションの手順は以下のとおりです。</w:t>
      </w:r>
    </w:p>
    <w:p w14:paraId="3B78D226" w14:textId="77777777" w:rsidR="00D56136" w:rsidRPr="00D56136" w:rsidRDefault="00D56136" w:rsidP="00D56136">
      <w:pPr>
        <w:autoSpaceDE/>
        <w:autoSpaceDN/>
        <w:ind w:leftChars="100" w:left="202" w:firstLineChars="100" w:firstLine="192"/>
        <w:rPr>
          <w:sz w:val="21"/>
        </w:rPr>
      </w:pPr>
    </w:p>
    <w:p w14:paraId="7BE8A4C3" w14:textId="34AC6842" w:rsidR="00D56136" w:rsidRPr="00D56136" w:rsidRDefault="00D56136" w:rsidP="00D56136">
      <w:pPr>
        <w:pStyle w:val="3"/>
        <w:tabs>
          <w:tab w:val="clear" w:pos="425"/>
          <w:tab w:val="num" w:pos="627"/>
        </w:tabs>
        <w:ind w:leftChars="100" w:left="627"/>
      </w:pPr>
      <w:r w:rsidRPr="00D56136">
        <w:rPr>
          <w:rFonts w:hint="eastAsia"/>
        </w:rPr>
        <w:t>降雹頻度の設定</w:t>
      </w:r>
    </w:p>
    <w:p w14:paraId="2705D2D0" w14:textId="7D1AE9BF" w:rsidR="00D56136" w:rsidRPr="00D56136" w:rsidRDefault="00D56136" w:rsidP="00D56136">
      <w:pPr>
        <w:autoSpaceDE/>
        <w:autoSpaceDN/>
        <w:ind w:leftChars="100" w:left="202" w:firstLineChars="100" w:firstLine="192"/>
        <w:rPr>
          <w:sz w:val="21"/>
        </w:rPr>
      </w:pPr>
      <w:r>
        <w:rPr>
          <w:rFonts w:hint="eastAsia"/>
          <w:sz w:val="21"/>
        </w:rPr>
        <w:t>弊社が収集した</w:t>
      </w:r>
      <w:r w:rsidRPr="00D56136">
        <w:rPr>
          <w:rFonts w:hint="eastAsia"/>
          <w:sz w:val="21"/>
        </w:rPr>
        <w:t>過去の</w:t>
      </w:r>
      <w:r w:rsidR="00CF61C9">
        <w:rPr>
          <w:rFonts w:hint="eastAsia"/>
          <w:sz w:val="21"/>
        </w:rPr>
        <w:t>降雹</w:t>
      </w:r>
      <w:r w:rsidRPr="00D56136">
        <w:rPr>
          <w:rFonts w:hint="eastAsia"/>
          <w:sz w:val="21"/>
        </w:rPr>
        <w:t>観測データに基づき、評価対象地点における年間の平均的な降雹の発生回数（年間平均降雹頻度）を設定しました。降雹イベントの発生回数はポアソン分布を用いてシミュレーションしています。</w:t>
      </w:r>
    </w:p>
    <w:p w14:paraId="257546B6" w14:textId="77777777" w:rsidR="00D56136" w:rsidRPr="00D56136" w:rsidRDefault="00D56136" w:rsidP="00D56136">
      <w:pPr>
        <w:autoSpaceDE/>
        <w:autoSpaceDN/>
        <w:ind w:leftChars="100" w:left="202" w:firstLineChars="100" w:firstLine="192"/>
        <w:rPr>
          <w:sz w:val="21"/>
        </w:rPr>
      </w:pPr>
    </w:p>
    <w:p w14:paraId="1F268318" w14:textId="77777777" w:rsidR="00D56136" w:rsidRPr="00D56136" w:rsidRDefault="00D56136" w:rsidP="00D56136">
      <w:pPr>
        <w:pStyle w:val="3"/>
        <w:tabs>
          <w:tab w:val="clear" w:pos="425"/>
          <w:tab w:val="num" w:pos="627"/>
        </w:tabs>
        <w:ind w:leftChars="100" w:left="627"/>
      </w:pPr>
      <w:r w:rsidRPr="00D56136">
        <w:rPr>
          <w:rFonts w:hint="eastAsia"/>
        </w:rPr>
        <w:t>降雹サイズの決定</w:t>
      </w:r>
    </w:p>
    <w:p w14:paraId="237FF46E" w14:textId="559F1EF6" w:rsidR="00D56136" w:rsidRPr="00D56136" w:rsidRDefault="00D56136" w:rsidP="00D56136">
      <w:pPr>
        <w:autoSpaceDE/>
        <w:autoSpaceDN/>
        <w:ind w:leftChars="100" w:left="202" w:firstLineChars="100" w:firstLine="192"/>
        <w:rPr>
          <w:sz w:val="21"/>
        </w:rPr>
      </w:pPr>
      <w:r w:rsidRPr="00D56136">
        <w:rPr>
          <w:rFonts w:hint="eastAsia"/>
          <w:sz w:val="21"/>
        </w:rPr>
        <w:t>降雹のサイズ（直径）は、</w:t>
      </w:r>
      <w:r w:rsidR="00CF61C9">
        <w:rPr>
          <w:rFonts w:hint="eastAsia"/>
          <w:sz w:val="21"/>
        </w:rPr>
        <w:t>弊社が収集した</w:t>
      </w:r>
      <w:r w:rsidRPr="00D56136">
        <w:rPr>
          <w:rFonts w:hint="eastAsia"/>
          <w:sz w:val="21"/>
        </w:rPr>
        <w:t>過去の</w:t>
      </w:r>
      <w:r>
        <w:rPr>
          <w:rFonts w:hint="eastAsia"/>
          <w:sz w:val="21"/>
        </w:rPr>
        <w:t>観測</w:t>
      </w:r>
      <w:r w:rsidRPr="00D56136">
        <w:rPr>
          <w:rFonts w:hint="eastAsia"/>
          <w:sz w:val="21"/>
        </w:rPr>
        <w:t>値に基づく統計的分析により求めた分布に従ってランダムに抽出しました。</w:t>
      </w:r>
    </w:p>
    <w:p w14:paraId="7ED0E916" w14:textId="57ACB95D" w:rsidR="00D56136" w:rsidRPr="00D56136" w:rsidDel="00436E67" w:rsidRDefault="00D56136" w:rsidP="00D56136">
      <w:pPr>
        <w:autoSpaceDE/>
        <w:autoSpaceDN/>
        <w:ind w:leftChars="100" w:left="202" w:firstLineChars="100" w:firstLine="192"/>
        <w:rPr>
          <w:del w:id="211" w:author="作成者"/>
          <w:sz w:val="21"/>
        </w:rPr>
      </w:pPr>
    </w:p>
    <w:p w14:paraId="2F8AFBFC" w14:textId="25F550C4" w:rsidR="00D56136" w:rsidRPr="00D56136" w:rsidDel="00436E67" w:rsidRDefault="00D56136" w:rsidP="00D56136">
      <w:pPr>
        <w:pStyle w:val="3"/>
        <w:tabs>
          <w:tab w:val="clear" w:pos="425"/>
          <w:tab w:val="num" w:pos="627"/>
        </w:tabs>
        <w:ind w:leftChars="100" w:left="627"/>
        <w:rPr>
          <w:del w:id="212" w:author="作成者"/>
        </w:rPr>
      </w:pPr>
      <w:del w:id="213" w:author="作成者">
        <w:r w:rsidRPr="00D56136" w:rsidDel="00436E67">
          <w:rPr>
            <w:rFonts w:hint="eastAsia"/>
          </w:rPr>
          <w:delText>被害の算定（</w:delText>
        </w:r>
        <w:r w:rsidR="004B61FC" w:rsidDel="00436E67">
          <w:rPr>
            <w:rFonts w:hint="eastAsia"/>
          </w:rPr>
          <w:delText>被害曲線</w:delText>
        </w:r>
        <w:r w:rsidRPr="00D56136" w:rsidDel="00436E67">
          <w:rPr>
            <w:rFonts w:hint="eastAsia"/>
          </w:rPr>
          <w:delText>の適用）</w:delText>
        </w:r>
      </w:del>
    </w:p>
    <w:p w14:paraId="01F1CA4B" w14:textId="674D2286" w:rsidR="00D56136" w:rsidRPr="00D56136" w:rsidDel="00436E67" w:rsidRDefault="00D56136" w:rsidP="00D56136">
      <w:pPr>
        <w:autoSpaceDE/>
        <w:autoSpaceDN/>
        <w:ind w:leftChars="100" w:left="202" w:firstLineChars="100" w:firstLine="192"/>
        <w:rPr>
          <w:del w:id="214" w:author="作成者"/>
          <w:sz w:val="21"/>
        </w:rPr>
      </w:pPr>
      <w:del w:id="215" w:author="作成者">
        <w:r w:rsidRPr="00D56136" w:rsidDel="00436E67">
          <w:rPr>
            <w:rFonts w:hint="eastAsia"/>
            <w:sz w:val="21"/>
          </w:rPr>
          <w:delText>降雹のサイズごとに被害割合が決まる「</w:delText>
        </w:r>
        <w:r w:rsidR="004B61FC" w:rsidDel="00436E67">
          <w:rPr>
            <w:rFonts w:hint="eastAsia"/>
            <w:sz w:val="21"/>
          </w:rPr>
          <w:delText>被害曲線</w:delText>
        </w:r>
        <w:r w:rsidRPr="00D56136" w:rsidDel="00436E67">
          <w:rPr>
            <w:rFonts w:hint="eastAsia"/>
            <w:sz w:val="21"/>
          </w:rPr>
          <w:delText>」を用いて、抽出された降雹サイズに対応する被害率を推定しました。これにより、</w:delText>
        </w:r>
        <w:r w:rsidR="004B61FC" w:rsidDel="00436E67">
          <w:rPr>
            <w:rFonts w:hint="eastAsia"/>
            <w:sz w:val="21"/>
          </w:rPr>
          <w:delText>部位</w:delText>
        </w:r>
        <w:r w:rsidRPr="00D56136" w:rsidDel="00436E67">
          <w:rPr>
            <w:rFonts w:hint="eastAsia"/>
            <w:sz w:val="21"/>
          </w:rPr>
          <w:delText>（モジュール、架台、電気設備、その他）ごとの損害額を計算しました。</w:delText>
        </w:r>
        <w:r w:rsidR="004B61FC" w:rsidDel="00436E67">
          <w:rPr>
            <w:rFonts w:hint="eastAsia"/>
            <w:sz w:val="21"/>
          </w:rPr>
          <w:delText>なお本分析ではモジュールのガラス厚を世界的に広く使用されている</w:delText>
        </w:r>
        <w:r w:rsidR="004B61FC" w:rsidDel="00436E67">
          <w:rPr>
            <w:rFonts w:hint="eastAsia"/>
            <w:sz w:val="21"/>
          </w:rPr>
          <w:delText>3.2mm</w:delText>
        </w:r>
        <w:r w:rsidR="004B61FC" w:rsidDel="00436E67">
          <w:rPr>
            <w:rFonts w:hint="eastAsia"/>
            <w:sz w:val="21"/>
          </w:rPr>
          <w:delText>として分析を実施しています。</w:delText>
        </w:r>
      </w:del>
    </w:p>
    <w:p w14:paraId="33EA4742" w14:textId="77777777" w:rsidR="00D56136" w:rsidRPr="00D56136" w:rsidRDefault="00D56136" w:rsidP="00D56136">
      <w:pPr>
        <w:autoSpaceDE/>
        <w:autoSpaceDN/>
        <w:ind w:leftChars="100" w:left="202" w:firstLineChars="100" w:firstLine="192"/>
        <w:rPr>
          <w:sz w:val="21"/>
        </w:rPr>
      </w:pPr>
    </w:p>
    <w:p w14:paraId="3DBC88AB" w14:textId="77777777" w:rsidR="00D56136" w:rsidRPr="00D56136" w:rsidRDefault="00D56136" w:rsidP="00D56136">
      <w:pPr>
        <w:pStyle w:val="3"/>
        <w:tabs>
          <w:tab w:val="clear" w:pos="425"/>
          <w:tab w:val="num" w:pos="627"/>
        </w:tabs>
        <w:ind w:leftChars="100" w:left="627"/>
      </w:pPr>
      <w:r w:rsidRPr="00D56136">
        <w:rPr>
          <w:rFonts w:hint="eastAsia"/>
        </w:rPr>
        <w:t>シミュレーションの繰り返し（</w:t>
      </w:r>
      <w:r w:rsidRPr="00D56136">
        <w:rPr>
          <w:rFonts w:hint="eastAsia"/>
        </w:rPr>
        <w:t>10</w:t>
      </w:r>
      <w:r w:rsidRPr="00D56136">
        <w:rPr>
          <w:rFonts w:hint="eastAsia"/>
        </w:rPr>
        <w:t>万年間の実施）</w:t>
      </w:r>
    </w:p>
    <w:p w14:paraId="04D3E2DD" w14:textId="77777777" w:rsidR="00D56136" w:rsidRPr="00D56136" w:rsidRDefault="00D56136" w:rsidP="00D56136">
      <w:pPr>
        <w:autoSpaceDE/>
        <w:autoSpaceDN/>
        <w:ind w:leftChars="100" w:left="202" w:firstLineChars="100" w:firstLine="192"/>
        <w:rPr>
          <w:sz w:val="21"/>
        </w:rPr>
      </w:pPr>
      <w:r w:rsidRPr="00D56136">
        <w:rPr>
          <w:rFonts w:hint="eastAsia"/>
          <w:sz w:val="21"/>
        </w:rPr>
        <w:t>上記の手順を評価地点ごとに</w:t>
      </w:r>
      <w:r w:rsidRPr="00D56136">
        <w:rPr>
          <w:rFonts w:hint="eastAsia"/>
          <w:sz w:val="21"/>
        </w:rPr>
        <w:t>10</w:t>
      </w:r>
      <w:r w:rsidRPr="00D56136">
        <w:rPr>
          <w:rFonts w:hint="eastAsia"/>
          <w:sz w:val="21"/>
        </w:rPr>
        <w:t>万回（年）繰り返し、統計的に安定した被害予測データを作成しました。</w:t>
      </w:r>
    </w:p>
    <w:p w14:paraId="225622CF" w14:textId="77777777" w:rsidR="00331597" w:rsidRDefault="00331597" w:rsidP="00D56136">
      <w:pPr>
        <w:autoSpaceDE/>
        <w:autoSpaceDN/>
        <w:rPr>
          <w:sz w:val="21"/>
        </w:rPr>
      </w:pPr>
    </w:p>
    <w:p w14:paraId="6774FD97" w14:textId="23026AC0" w:rsidR="00436E67" w:rsidRDefault="00436E67" w:rsidP="00331597">
      <w:pPr>
        <w:pStyle w:val="2"/>
        <w:rPr>
          <w:ins w:id="216" w:author="作成者"/>
        </w:rPr>
      </w:pPr>
      <w:bookmarkStart w:id="217" w:name="_Toc197109327"/>
      <w:ins w:id="218" w:author="作成者">
        <w:r w:rsidRPr="00436E67">
          <w:rPr>
            <w:rFonts w:hint="eastAsia"/>
          </w:rPr>
          <w:t>部位別の被害曲線の設定</w:t>
        </w:r>
        <w:bookmarkEnd w:id="217"/>
      </w:ins>
    </w:p>
    <w:p w14:paraId="088D97A4" w14:textId="6CF7B06C" w:rsidR="00436E67" w:rsidRDefault="00CC65E8" w:rsidP="00436E67">
      <w:pPr>
        <w:autoSpaceDE/>
        <w:autoSpaceDN/>
        <w:ind w:leftChars="100" w:left="202" w:firstLineChars="100" w:firstLine="192"/>
        <w:rPr>
          <w:ins w:id="219" w:author="作成者"/>
          <w:sz w:val="21"/>
        </w:rPr>
      </w:pPr>
      <w:ins w:id="220" w:author="作成者">
        <w:r w:rsidRPr="00CC65E8">
          <w:rPr>
            <w:rFonts w:hint="eastAsia"/>
            <w:sz w:val="21"/>
          </w:rPr>
          <w:t>太陽光発電所を構成する架台・モジュール・電気設備・その他設備の</w:t>
        </w:r>
        <w:r w:rsidRPr="00CC65E8">
          <w:rPr>
            <w:rFonts w:hint="eastAsia"/>
            <w:sz w:val="21"/>
          </w:rPr>
          <w:t>4</w:t>
        </w:r>
        <w:r w:rsidRPr="00CC65E8">
          <w:rPr>
            <w:rFonts w:hint="eastAsia"/>
            <w:sz w:val="21"/>
          </w:rPr>
          <w:t>つの部位ごとに、</w:t>
        </w:r>
        <w:r>
          <w:rPr>
            <w:rFonts w:hint="eastAsia"/>
            <w:sz w:val="21"/>
          </w:rPr>
          <w:t>降雹サイズ</w:t>
        </w:r>
        <w:r w:rsidRPr="00CC65E8">
          <w:rPr>
            <w:rFonts w:hint="eastAsia"/>
            <w:sz w:val="21"/>
          </w:rPr>
          <w:t>と被害率の関係を表す被害曲線を設定します。</w:t>
        </w:r>
        <w:del w:id="221" w:author="作成者">
          <w:r w:rsidRPr="00CC65E8" w:rsidDel="00144200">
            <w:rPr>
              <w:rFonts w:hint="eastAsia"/>
              <w:sz w:val="21"/>
            </w:rPr>
            <w:delText>本分析ではモジュールのガラス厚を世界的に広く使用されている</w:delText>
          </w:r>
          <w:r w:rsidRPr="00CC65E8" w:rsidDel="00144200">
            <w:rPr>
              <w:rFonts w:hint="eastAsia"/>
              <w:sz w:val="21"/>
            </w:rPr>
            <w:delText>3.2mm</w:delText>
          </w:r>
          <w:r w:rsidRPr="00CC65E8" w:rsidDel="00144200">
            <w:rPr>
              <w:rFonts w:hint="eastAsia"/>
              <w:sz w:val="21"/>
            </w:rPr>
            <w:delText>として分析を実施しています。</w:delText>
          </w:r>
        </w:del>
      </w:ins>
    </w:p>
    <w:p w14:paraId="2EC61E25" w14:textId="77777777" w:rsidR="00436E67" w:rsidRPr="00436E67" w:rsidRDefault="00436E67">
      <w:pPr>
        <w:pStyle w:val="a0"/>
        <w:rPr>
          <w:ins w:id="222" w:author="作成者"/>
        </w:rPr>
        <w:pPrChange w:id="223" w:author="作成者">
          <w:pPr>
            <w:pStyle w:val="2"/>
          </w:pPr>
        </w:pPrChange>
      </w:pPr>
    </w:p>
    <w:p w14:paraId="2295211A" w14:textId="4FEC2EA2" w:rsidR="00331597" w:rsidRDefault="00436E67" w:rsidP="00331597">
      <w:pPr>
        <w:pStyle w:val="2"/>
      </w:pPr>
      <w:bookmarkStart w:id="224" w:name="_Toc197109328"/>
      <w:ins w:id="225" w:author="作成者">
        <w:r>
          <w:rPr>
            <w:rFonts w:hint="eastAsia"/>
          </w:rPr>
          <w:t>部位別</w:t>
        </w:r>
      </w:ins>
      <w:del w:id="226" w:author="作成者">
        <w:r w:rsidR="00331597" w:rsidDel="00436E67">
          <w:rPr>
            <w:rFonts w:hint="eastAsia"/>
          </w:rPr>
          <w:delText>施設全体</w:delText>
        </w:r>
      </w:del>
      <w:r w:rsidR="00331597">
        <w:rPr>
          <w:rFonts w:hint="eastAsia"/>
        </w:rPr>
        <w:t>の被害</w:t>
      </w:r>
      <w:ins w:id="227" w:author="作成者">
        <w:r>
          <w:rPr>
            <w:rFonts w:hint="eastAsia"/>
          </w:rPr>
          <w:t>率算出</w:t>
        </w:r>
      </w:ins>
      <w:bookmarkEnd w:id="224"/>
      <w:del w:id="228" w:author="作成者">
        <w:r w:rsidR="00331597" w:rsidDel="00436E67">
          <w:rPr>
            <w:rFonts w:hint="eastAsia"/>
          </w:rPr>
          <w:delText>曲線の設定</w:delText>
        </w:r>
      </w:del>
    </w:p>
    <w:p w14:paraId="4E239DF0" w14:textId="706E31B8" w:rsidR="00331597" w:rsidRDefault="00436E67" w:rsidP="00331597">
      <w:pPr>
        <w:autoSpaceDE/>
        <w:autoSpaceDN/>
        <w:ind w:leftChars="100" w:left="202" w:firstLineChars="100" w:firstLine="192"/>
        <w:rPr>
          <w:sz w:val="21"/>
        </w:rPr>
      </w:pPr>
      <w:ins w:id="229" w:author="作成者">
        <w:r>
          <w:rPr>
            <w:rFonts w:hint="eastAsia"/>
            <w:sz w:val="21"/>
          </w:rPr>
          <w:t>モンテカルロシミュレーションから得られたイベント別の</w:t>
        </w:r>
        <w:r w:rsidR="00CC65E8">
          <w:rPr>
            <w:rFonts w:hint="eastAsia"/>
            <w:sz w:val="21"/>
          </w:rPr>
          <w:t>降雹</w:t>
        </w:r>
        <w:r>
          <w:rPr>
            <w:rFonts w:hint="eastAsia"/>
            <w:sz w:val="21"/>
          </w:rPr>
          <w:t>サイズに対して、</w:t>
        </w:r>
      </w:ins>
      <w:r w:rsidR="00B63C37" w:rsidRPr="00331597">
        <w:rPr>
          <w:rFonts w:hint="eastAsia"/>
          <w:sz w:val="21"/>
        </w:rPr>
        <w:t>各部位の</w:t>
      </w:r>
      <w:r w:rsidR="00331597" w:rsidRPr="00331597">
        <w:rPr>
          <w:rFonts w:hint="eastAsia"/>
          <w:sz w:val="21"/>
        </w:rPr>
        <w:t>被害</w:t>
      </w:r>
      <w:ins w:id="230" w:author="作成者">
        <w:r>
          <w:rPr>
            <w:rFonts w:hint="eastAsia"/>
            <w:sz w:val="21"/>
          </w:rPr>
          <w:t>曲線を適用することで、部位別の被害率を算出します。</w:t>
        </w:r>
      </w:ins>
      <w:del w:id="231" w:author="作成者">
        <w:r w:rsidR="00331597" w:rsidRPr="00331597" w:rsidDel="00436E67">
          <w:rPr>
            <w:rFonts w:hint="eastAsia"/>
            <w:sz w:val="21"/>
          </w:rPr>
          <w:delText>率の関係を、資産割合に応じて合算することで、施設全体の被害曲線を設定します。</w:delText>
        </w:r>
      </w:del>
    </w:p>
    <w:p w14:paraId="476EE291" w14:textId="77777777" w:rsidR="00331597" w:rsidRDefault="00331597" w:rsidP="00331597">
      <w:pPr>
        <w:autoSpaceDE/>
        <w:autoSpaceDN/>
        <w:ind w:leftChars="100" w:left="202" w:firstLineChars="100" w:firstLine="192"/>
        <w:rPr>
          <w:sz w:val="21"/>
        </w:rPr>
      </w:pPr>
    </w:p>
    <w:p w14:paraId="2F9A6D8E" w14:textId="1C80147F" w:rsidR="00331597" w:rsidRDefault="00436E67" w:rsidP="00331597">
      <w:pPr>
        <w:pStyle w:val="2"/>
      </w:pPr>
      <w:bookmarkStart w:id="232" w:name="_Toc197109329"/>
      <w:ins w:id="233" w:author="作成者">
        <w:r w:rsidRPr="00436E67">
          <w:rPr>
            <w:rFonts w:hint="eastAsia"/>
          </w:rPr>
          <w:t>施設全体の</w:t>
        </w:r>
      </w:ins>
      <w:r w:rsidR="00331597">
        <w:rPr>
          <w:rFonts w:hint="eastAsia"/>
        </w:rPr>
        <w:t>被害想定額の算出</w:t>
      </w:r>
      <w:bookmarkEnd w:id="232"/>
    </w:p>
    <w:p w14:paraId="5269A2BF" w14:textId="3060CB63" w:rsidR="00331597" w:rsidRDefault="004B61FC" w:rsidP="00331597">
      <w:pPr>
        <w:autoSpaceDE/>
        <w:autoSpaceDN/>
        <w:ind w:leftChars="100" w:left="202" w:firstLineChars="100" w:firstLine="192"/>
        <w:rPr>
          <w:sz w:val="21"/>
        </w:rPr>
      </w:pPr>
      <w:del w:id="234" w:author="作成者">
        <w:r w:rsidDel="00CC65E8">
          <w:rPr>
            <w:rFonts w:hint="eastAsia"/>
            <w:sz w:val="21"/>
          </w:rPr>
          <w:delText>モンテカルロシミュレーション</w:delText>
        </w:r>
      </w:del>
      <w:ins w:id="235" w:author="作成者">
        <w:r w:rsidR="00CC65E8">
          <w:rPr>
            <w:rFonts w:hint="eastAsia"/>
            <w:sz w:val="21"/>
          </w:rPr>
          <w:t>部位別の被害率算出結果</w:t>
        </w:r>
      </w:ins>
      <w:r w:rsidR="00F07C55">
        <w:rPr>
          <w:rFonts w:hint="eastAsia"/>
          <w:sz w:val="21"/>
        </w:rPr>
        <w:t>と、</w:t>
      </w:r>
      <w:ins w:id="236" w:author="作成者">
        <w:r w:rsidR="00CC65E8">
          <w:rPr>
            <w:rFonts w:hint="eastAsia"/>
            <w:sz w:val="21"/>
          </w:rPr>
          <w:t>貴社より受領した施設の資産額および部位別の資産構成割合</w:t>
        </w:r>
      </w:ins>
      <w:del w:id="237" w:author="作成者">
        <w:r w:rsidR="00F07C55" w:rsidDel="00CC65E8">
          <w:rPr>
            <w:rFonts w:hint="eastAsia"/>
            <w:sz w:val="21"/>
          </w:rPr>
          <w:delText>上記</w:delText>
        </w:r>
        <w:r w:rsidDel="00CC65E8">
          <w:rPr>
            <w:rFonts w:hint="eastAsia"/>
            <w:sz w:val="21"/>
          </w:rPr>
          <w:delText>3</w:delText>
        </w:r>
        <w:r w:rsidR="00F07C55" w:rsidDel="00CC65E8">
          <w:rPr>
            <w:rFonts w:hint="eastAsia"/>
            <w:sz w:val="21"/>
          </w:rPr>
          <w:delText>．で設定した施設全体の被害曲線</w:delText>
        </w:r>
      </w:del>
      <w:r w:rsidR="00F07C55">
        <w:rPr>
          <w:rFonts w:hint="eastAsia"/>
          <w:sz w:val="21"/>
        </w:rPr>
        <w:t>に基づき、対象施設における</w:t>
      </w:r>
      <w:del w:id="238" w:author="作成者">
        <w:r w:rsidR="00F07C55" w:rsidDel="00CC65E8">
          <w:rPr>
            <w:rFonts w:hint="eastAsia"/>
            <w:sz w:val="21"/>
          </w:rPr>
          <w:delText>再現期間</w:delText>
        </w:r>
        <w:r w:rsidDel="00CC65E8">
          <w:rPr>
            <w:rFonts w:hint="eastAsia"/>
            <w:sz w:val="21"/>
          </w:rPr>
          <w:delText>475</w:delText>
        </w:r>
        <w:r w:rsidR="00F07C55" w:rsidDel="00CC65E8">
          <w:rPr>
            <w:rFonts w:hint="eastAsia"/>
            <w:sz w:val="21"/>
          </w:rPr>
          <w:delText>年の</w:delText>
        </w:r>
        <w:r w:rsidDel="00CC65E8">
          <w:rPr>
            <w:rFonts w:hint="eastAsia"/>
            <w:sz w:val="21"/>
          </w:rPr>
          <w:delText>降雹</w:delText>
        </w:r>
        <w:r w:rsidR="00F07C55" w:rsidDel="00CC65E8">
          <w:rPr>
            <w:rFonts w:hint="eastAsia"/>
            <w:sz w:val="21"/>
          </w:rPr>
          <w:delText>に対する</w:delText>
        </w:r>
      </w:del>
      <w:r w:rsidR="00331597" w:rsidRPr="00480EA6">
        <w:rPr>
          <w:rFonts w:hint="eastAsia"/>
          <w:sz w:val="21"/>
        </w:rPr>
        <w:t>被害想定額を算出します。</w:t>
      </w:r>
      <w:ins w:id="239" w:author="作成者">
        <w:r w:rsidR="00CC65E8">
          <w:rPr>
            <w:rFonts w:hint="eastAsia"/>
            <w:sz w:val="21"/>
          </w:rPr>
          <w:t>モンテカルロシミュレーションで試行された</w:t>
        </w:r>
        <w:r w:rsidR="00CC65E8">
          <w:rPr>
            <w:rFonts w:hint="eastAsia"/>
            <w:sz w:val="21"/>
          </w:rPr>
          <w:t>10</w:t>
        </w:r>
        <w:r w:rsidR="00CC65E8">
          <w:rPr>
            <w:rFonts w:hint="eastAsia"/>
            <w:sz w:val="21"/>
          </w:rPr>
          <w:t>万通りの被害想定額算出結果から、再現期間</w:t>
        </w:r>
        <w:r w:rsidR="00CC65E8">
          <w:rPr>
            <w:rFonts w:hint="eastAsia"/>
            <w:sz w:val="21"/>
          </w:rPr>
          <w:t>475</w:t>
        </w:r>
        <w:r w:rsidR="00CC65E8">
          <w:rPr>
            <w:rFonts w:hint="eastAsia"/>
            <w:sz w:val="21"/>
          </w:rPr>
          <w:t>年の降雹に対する被害想定額が算出されます。</w:t>
        </w:r>
      </w:ins>
    </w:p>
    <w:p w14:paraId="39956223" w14:textId="6ACF2488" w:rsidR="00331597" w:rsidDel="00CC65E8" w:rsidRDefault="00331597" w:rsidP="00331597">
      <w:pPr>
        <w:autoSpaceDE/>
        <w:autoSpaceDN/>
        <w:ind w:leftChars="100" w:left="202" w:firstLineChars="100" w:firstLine="192"/>
        <w:rPr>
          <w:del w:id="240" w:author="作成者"/>
          <w:sz w:val="21"/>
        </w:rPr>
      </w:pPr>
    </w:p>
    <w:p w14:paraId="73BB24A2" w14:textId="649FBB8D" w:rsidR="00331597" w:rsidRPr="00331597" w:rsidRDefault="00331597" w:rsidP="00331597">
      <w:pPr>
        <w:pStyle w:val="a0"/>
        <w:ind w:left="0"/>
      </w:pPr>
    </w:p>
    <w:bookmarkEnd w:id="186"/>
    <w:bookmarkEnd w:id="187"/>
    <w:bookmarkEnd w:id="188"/>
    <w:bookmarkEnd w:id="189"/>
    <w:p w14:paraId="4B924F83" w14:textId="34C35A4F" w:rsidR="004C603B" w:rsidRPr="004B61FC" w:rsidRDefault="004C603B" w:rsidP="009E0D3B"/>
    <w:p w14:paraId="470133C0" w14:textId="77777777" w:rsidR="004C603B" w:rsidRPr="00173C7F" w:rsidRDefault="004C603B" w:rsidP="004C603B">
      <w:pPr>
        <w:pStyle w:val="a9"/>
      </w:pPr>
      <w:bookmarkStart w:id="241" w:name="_Toc446488952"/>
      <w:r w:rsidRPr="00173C7F">
        <w:rPr>
          <w:rFonts w:hint="eastAsia"/>
        </w:rPr>
        <w:t>以上</w:t>
      </w:r>
      <w:bookmarkEnd w:id="241"/>
    </w:p>
    <w:sectPr w:rsidR="004C603B" w:rsidRPr="00173C7F" w:rsidSect="00331597">
      <w:headerReference w:type="default" r:id="rId9"/>
      <w:footerReference w:type="default" r:id="rId10"/>
      <w:headerReference w:type="first" r:id="rId11"/>
      <w:footerReference w:type="first" r:id="rId12"/>
      <w:pgSz w:w="11907" w:h="16840" w:code="9"/>
      <w:pgMar w:top="1401" w:right="1418" w:bottom="1418" w:left="1401" w:header="561" w:footer="567" w:gutter="0"/>
      <w:pgNumType w:start="1"/>
      <w:cols w:space="720"/>
      <w:titlePg/>
      <w:docGrid w:type="lines" w:linePitch="324" w:charSpace="-8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3CF7A4" w14:textId="77777777" w:rsidR="005F4D61" w:rsidRDefault="005F4D61">
      <w:r>
        <w:separator/>
      </w:r>
    </w:p>
  </w:endnote>
  <w:endnote w:type="continuationSeparator" w:id="0">
    <w:p w14:paraId="5240905E" w14:textId="77777777" w:rsidR="005F4D61" w:rsidRDefault="005F4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Mincho">
    <w:altName w:val="ＭＳ 明朝"/>
    <w:panose1 w:val="02020609040305080305"/>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HG丸ｺﾞｼｯｸM-PRO">
    <w:altName w:val="HGMaruGothicMPRO"/>
    <w:panose1 w:val="020F0600000000000000"/>
    <w:charset w:val="80"/>
    <w:family w:val="modern"/>
    <w:pitch w:val="variable"/>
    <w:sig w:usb0="E00002FF" w:usb1="6AC7FDFB" w:usb2="00000012" w:usb3="00000000" w:csb0="0002009F" w:csb1="00000000"/>
  </w:font>
  <w:font w:name="Courier New">
    <w:panose1 w:val="02070309020205020404"/>
    <w:charset w:val="00"/>
    <w:family w:val="modern"/>
    <w:pitch w:val="fixed"/>
    <w:sig w:usb0="E0002EFF" w:usb1="C0007843"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Unicode MS">
    <w:panose1 w:val="020B0604020202020204"/>
    <w:charset w:val="80"/>
    <w:family w:val="modern"/>
    <w:pitch w:val="variable"/>
    <w:sig w:usb0="F7FFAFFF" w:usb1="E9DFFFFF" w:usb2="0000003F" w:usb3="00000000" w:csb0="003F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93B28" w14:textId="08EAEF93" w:rsidR="00BB34DE" w:rsidRDefault="003510E4">
    <w:pPr>
      <w:pStyle w:val="a4"/>
      <w:jc w:val="center"/>
      <w:rPr>
        <w:rStyle w:val="a6"/>
        <w:sz w:val="18"/>
      </w:rPr>
    </w:pPr>
    <w:r>
      <w:rPr>
        <w:noProof/>
        <w:sz w:val="18"/>
      </w:rPr>
      <mc:AlternateContent>
        <mc:Choice Requires="wps">
          <w:drawing>
            <wp:anchor distT="0" distB="0" distL="114300" distR="114300" simplePos="0" relativeHeight="251657216" behindDoc="0" locked="0" layoutInCell="0" allowOverlap="1" wp14:anchorId="6D157E40" wp14:editId="009C580F">
              <wp:simplePos x="0" y="0"/>
              <wp:positionH relativeFrom="column">
                <wp:posOffset>-311150</wp:posOffset>
              </wp:positionH>
              <wp:positionV relativeFrom="paragraph">
                <wp:posOffset>-90805</wp:posOffset>
              </wp:positionV>
              <wp:extent cx="6347460" cy="0"/>
              <wp:effectExtent l="0" t="0" r="0" b="0"/>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47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303DA537" id="Line 8"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5pt,-7.15pt" to="475.3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" o:allowincell="f"/>
          </w:pict>
        </mc:Fallback>
      </mc:AlternateContent>
    </w:r>
    <w:r w:rsidR="00BB34DE">
      <w:rPr>
        <w:rStyle w:val="a6"/>
        <w:sz w:val="18"/>
      </w:rPr>
      <w:fldChar w:fldCharType="begin"/>
    </w:r>
    <w:r w:rsidR="00BB34DE">
      <w:rPr>
        <w:rStyle w:val="a6"/>
        <w:sz w:val="18"/>
      </w:rPr>
      <w:instrText xml:space="preserve"> PAGE </w:instrText>
    </w:r>
    <w:r w:rsidR="00BB34DE">
      <w:rPr>
        <w:rStyle w:val="a6"/>
        <w:sz w:val="18"/>
      </w:rPr>
      <w:fldChar w:fldCharType="separate"/>
    </w:r>
    <w:r w:rsidR="004F581B">
      <w:rPr>
        <w:rStyle w:val="a6"/>
        <w:noProof/>
        <w:sz w:val="18"/>
      </w:rPr>
      <w:t>6</w:t>
    </w:r>
    <w:r w:rsidR="00BB34DE">
      <w:rPr>
        <w:rStyle w:val="a6"/>
        <w:sz w:val="18"/>
      </w:rPr>
      <w:fldChar w:fldCharType="end"/>
    </w:r>
  </w:p>
  <w:p w14:paraId="745F281F" w14:textId="77777777" w:rsidR="00BB34DE" w:rsidRDefault="00BB34DE">
    <w:pPr>
      <w:pStyle w:val="a4"/>
      <w:ind w:right="-418"/>
      <w:jc w:val="right"/>
      <w:rPr>
        <w:i/>
        <w:sz w:val="18"/>
      </w:rPr>
    </w:pPr>
    <w:r>
      <w:rPr>
        <w:rStyle w:val="a6"/>
        <w:rFonts w:hint="eastAsia"/>
        <w:i/>
        <w:sz w:val="18"/>
      </w:rPr>
      <w:t xml:space="preserve">MS&amp;AD </w:t>
    </w:r>
    <w:proofErr w:type="spellStart"/>
    <w:r>
      <w:rPr>
        <w:rStyle w:val="a6"/>
        <w:rFonts w:hint="eastAsia"/>
        <w:i/>
        <w:sz w:val="18"/>
      </w:rPr>
      <w:t>InterRisk</w:t>
    </w:r>
    <w:proofErr w:type="spellEnd"/>
    <w:r>
      <w:rPr>
        <w:rStyle w:val="a6"/>
        <w:rFonts w:hint="eastAsia"/>
        <w:i/>
        <w:sz w:val="18"/>
      </w:rPr>
      <w:t xml:space="preserve"> Research &amp; Consulting, Inc.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823EF" w14:textId="01254C41" w:rsidR="00BB34DE" w:rsidRDefault="003510E4">
    <w:pPr>
      <w:pStyle w:val="a4"/>
      <w:jc w:val="center"/>
      <w:rPr>
        <w:rStyle w:val="a6"/>
        <w:sz w:val="18"/>
      </w:rPr>
    </w:pPr>
    <w:r>
      <w:rPr>
        <w:noProof/>
        <w:sz w:val="18"/>
      </w:rPr>
      <mc:AlternateContent>
        <mc:Choice Requires="wps">
          <w:drawing>
            <wp:anchor distT="0" distB="0" distL="114300" distR="114300" simplePos="0" relativeHeight="251658240" behindDoc="0" locked="0" layoutInCell="0" allowOverlap="1" wp14:anchorId="6C995BBA" wp14:editId="261B51FE">
              <wp:simplePos x="0" y="0"/>
              <wp:positionH relativeFrom="column">
                <wp:posOffset>-311150</wp:posOffset>
              </wp:positionH>
              <wp:positionV relativeFrom="paragraph">
                <wp:posOffset>-90805</wp:posOffset>
              </wp:positionV>
              <wp:extent cx="6347460" cy="0"/>
              <wp:effectExtent l="0" t="0" r="0" b="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47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23C206D4" id="Line 9"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5pt,-7.15pt" to="475.3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" o:allowincell="f"/>
          </w:pict>
        </mc:Fallback>
      </mc:AlternateContent>
    </w:r>
    <w:r w:rsidR="00BB34DE">
      <w:rPr>
        <w:rStyle w:val="a6"/>
        <w:sz w:val="18"/>
      </w:rPr>
      <w:fldChar w:fldCharType="begin"/>
    </w:r>
    <w:r w:rsidR="00BB34DE">
      <w:rPr>
        <w:rStyle w:val="a6"/>
        <w:sz w:val="18"/>
      </w:rPr>
      <w:instrText xml:space="preserve"> PAGE </w:instrText>
    </w:r>
    <w:r w:rsidR="00BB34DE">
      <w:rPr>
        <w:rStyle w:val="a6"/>
        <w:sz w:val="18"/>
      </w:rPr>
      <w:fldChar w:fldCharType="separate"/>
    </w:r>
    <w:r w:rsidR="004F581B">
      <w:rPr>
        <w:rStyle w:val="a6"/>
        <w:noProof/>
        <w:sz w:val="18"/>
      </w:rPr>
      <w:t>1</w:t>
    </w:r>
    <w:r w:rsidR="00BB34DE">
      <w:rPr>
        <w:rStyle w:val="a6"/>
        <w:sz w:val="18"/>
      </w:rPr>
      <w:fldChar w:fldCharType="end"/>
    </w:r>
  </w:p>
  <w:p w14:paraId="45E76DA7" w14:textId="77777777" w:rsidR="00BB34DE" w:rsidRDefault="00BB34DE">
    <w:pPr>
      <w:pStyle w:val="a4"/>
      <w:ind w:right="-418"/>
      <w:jc w:val="right"/>
    </w:pPr>
    <w:r>
      <w:rPr>
        <w:rStyle w:val="a6"/>
        <w:rFonts w:hint="eastAsia"/>
        <w:i/>
        <w:sz w:val="18"/>
      </w:rPr>
      <w:t xml:space="preserve">MS&amp;AD </w:t>
    </w:r>
    <w:proofErr w:type="spellStart"/>
    <w:r>
      <w:rPr>
        <w:rStyle w:val="a6"/>
        <w:rFonts w:hint="eastAsia"/>
        <w:i/>
        <w:sz w:val="18"/>
      </w:rPr>
      <w:t>InterRisk</w:t>
    </w:r>
    <w:proofErr w:type="spellEnd"/>
    <w:r>
      <w:rPr>
        <w:rStyle w:val="a6"/>
        <w:rFonts w:hint="eastAsia"/>
        <w:i/>
        <w:sz w:val="18"/>
      </w:rPr>
      <w:t xml:space="preserve"> Research &amp; Consulting,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6EE729" w14:textId="77777777" w:rsidR="005F4D61" w:rsidRDefault="005F4D61">
      <w:r>
        <w:separator/>
      </w:r>
    </w:p>
  </w:footnote>
  <w:footnote w:type="continuationSeparator" w:id="0">
    <w:p w14:paraId="6EE5B182" w14:textId="77777777" w:rsidR="005F4D61" w:rsidRDefault="005F4D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DF905" w14:textId="41D00C00" w:rsidR="00BB34DE" w:rsidRDefault="00BB34DE">
    <w:pPr>
      <w:pStyle w:val="a5"/>
      <w:ind w:right="-428"/>
      <w:jc w:val="right"/>
      <w:rPr>
        <w:u w:val="single"/>
      </w:rPr>
    </w:pPr>
    <w:r>
      <w:rPr>
        <w:sz w:val="18"/>
        <w:u w:val="single"/>
      </w:rPr>
      <w:fldChar w:fldCharType="begin"/>
    </w:r>
    <w:r>
      <w:rPr>
        <w:sz w:val="18"/>
        <w:u w:val="single"/>
      </w:rPr>
      <w:instrText xml:space="preserve"> STYLEREF  </w:instrText>
    </w:r>
    <w:r>
      <w:rPr>
        <w:rFonts w:hint="eastAsia"/>
        <w:sz w:val="18"/>
        <w:u w:val="single"/>
      </w:rPr>
      <w:instrText>"</w:instrText>
    </w:r>
    <w:r>
      <w:rPr>
        <w:rFonts w:hint="eastAsia"/>
        <w:sz w:val="18"/>
        <w:u w:val="single"/>
      </w:rPr>
      <w:instrText>見出し</w:instrText>
    </w:r>
    <w:r>
      <w:rPr>
        <w:rFonts w:hint="eastAsia"/>
        <w:sz w:val="18"/>
        <w:u w:val="single"/>
      </w:rPr>
      <w:instrText xml:space="preserve"> 1"\w</w:instrText>
    </w:r>
    <w:r>
      <w:rPr>
        <w:sz w:val="18"/>
        <w:u w:val="single"/>
      </w:rPr>
      <w:fldChar w:fldCharType="separate"/>
    </w:r>
    <w:r w:rsidR="00BD1D55">
      <w:rPr>
        <w:noProof/>
        <w:sz w:val="18"/>
        <w:u w:val="single"/>
      </w:rPr>
      <w:t>III</w:t>
    </w:r>
    <w:r>
      <w:rPr>
        <w:sz w:val="18"/>
        <w:u w:val="single"/>
      </w:rPr>
      <w:fldChar w:fldCharType="end"/>
    </w:r>
    <w:r>
      <w:rPr>
        <w:rFonts w:hint="eastAsia"/>
        <w:sz w:val="18"/>
        <w:u w:val="single"/>
      </w:rPr>
      <w:t>.</w:t>
    </w:r>
    <w:r>
      <w:rPr>
        <w:sz w:val="18"/>
        <w:u w:val="single"/>
      </w:rPr>
      <w:fldChar w:fldCharType="begin"/>
    </w:r>
    <w:r>
      <w:rPr>
        <w:sz w:val="18"/>
        <w:u w:val="single"/>
      </w:rPr>
      <w:instrText xml:space="preserve"> STYLEREF  </w:instrText>
    </w:r>
    <w:r>
      <w:rPr>
        <w:rFonts w:hint="eastAsia"/>
        <w:sz w:val="18"/>
        <w:u w:val="single"/>
      </w:rPr>
      <w:instrText>"</w:instrText>
    </w:r>
    <w:r>
      <w:rPr>
        <w:rFonts w:hint="eastAsia"/>
        <w:sz w:val="18"/>
        <w:u w:val="single"/>
      </w:rPr>
      <w:instrText>見出し</w:instrText>
    </w:r>
    <w:r>
      <w:rPr>
        <w:rFonts w:hint="eastAsia"/>
        <w:sz w:val="18"/>
        <w:u w:val="single"/>
      </w:rPr>
      <w:instrText xml:space="preserve"> 1"</w:instrText>
    </w:r>
    <w:r w:rsidR="00BD1D55">
      <w:rPr>
        <w:sz w:val="18"/>
        <w:u w:val="single"/>
      </w:rPr>
      <w:fldChar w:fldCharType="separate"/>
    </w:r>
    <w:r w:rsidR="00BD1D55">
      <w:rPr>
        <w:rFonts w:hint="eastAsia"/>
        <w:noProof/>
        <w:sz w:val="18"/>
        <w:u w:val="single"/>
      </w:rPr>
      <w:t>雹災リスク評価の方法</w:t>
    </w:r>
    <w:r>
      <w:rPr>
        <w:sz w:val="18"/>
        <w:u w:val="single"/>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348AD" w14:textId="1CE1E479" w:rsidR="00BB34DE" w:rsidRDefault="00BB34DE">
    <w:pPr>
      <w:pStyle w:val="a5"/>
      <w:ind w:right="-428"/>
      <w:jc w:val="right"/>
    </w:pPr>
    <w:r>
      <w:rPr>
        <w:sz w:val="18"/>
      </w:rPr>
      <w:fldChar w:fldCharType="begin"/>
    </w:r>
    <w:r>
      <w:rPr>
        <w:sz w:val="18"/>
      </w:rPr>
      <w:instrText xml:space="preserve"> STYLEREF  </w:instrText>
    </w:r>
    <w:r>
      <w:rPr>
        <w:rFonts w:hint="eastAsia"/>
        <w:sz w:val="18"/>
      </w:rPr>
      <w:instrText>"</w:instrText>
    </w:r>
    <w:r>
      <w:rPr>
        <w:rFonts w:hint="eastAsia"/>
        <w:sz w:val="18"/>
      </w:rPr>
      <w:instrText>見出し</w:instrText>
    </w:r>
    <w:r>
      <w:rPr>
        <w:rFonts w:hint="eastAsia"/>
        <w:sz w:val="18"/>
      </w:rPr>
      <w:instrText xml:space="preserve"> 1"\w</w:instrText>
    </w:r>
    <w:r>
      <w:rPr>
        <w:sz w:val="18"/>
      </w:rPr>
      <w:fldChar w:fldCharType="separate"/>
    </w:r>
    <w:r w:rsidR="00BD1D55">
      <w:rPr>
        <w:noProof/>
        <w:sz w:val="18"/>
      </w:rPr>
      <w:t>I</w:t>
    </w:r>
    <w:r>
      <w:rPr>
        <w:sz w:val="18"/>
      </w:rPr>
      <w:fldChar w:fldCharType="end"/>
    </w:r>
    <w:r>
      <w:rPr>
        <w:rFonts w:hint="eastAsia"/>
        <w:sz w:val="18"/>
      </w:rPr>
      <w:t>.</w:t>
    </w:r>
    <w:r>
      <w:rPr>
        <w:sz w:val="18"/>
      </w:rPr>
      <w:fldChar w:fldCharType="begin"/>
    </w:r>
    <w:r>
      <w:rPr>
        <w:sz w:val="18"/>
      </w:rPr>
      <w:instrText xml:space="preserve"> STYLEREF  </w:instrText>
    </w:r>
    <w:r>
      <w:rPr>
        <w:rFonts w:hint="eastAsia"/>
        <w:sz w:val="18"/>
      </w:rPr>
      <w:instrText>"</w:instrText>
    </w:r>
    <w:r>
      <w:rPr>
        <w:rFonts w:hint="eastAsia"/>
        <w:sz w:val="18"/>
      </w:rPr>
      <w:instrText>見出し</w:instrText>
    </w:r>
    <w:r>
      <w:rPr>
        <w:rFonts w:hint="eastAsia"/>
        <w:sz w:val="18"/>
      </w:rPr>
      <w:instrText xml:space="preserve"> 1"</w:instrText>
    </w:r>
    <w:r w:rsidR="00BD1D55">
      <w:rPr>
        <w:sz w:val="18"/>
      </w:rPr>
      <w:fldChar w:fldCharType="separate"/>
    </w:r>
    <w:r w:rsidR="00BD1D55">
      <w:rPr>
        <w:rFonts w:hint="eastAsia"/>
        <w:noProof/>
        <w:sz w:val="18"/>
      </w:rPr>
      <w:t>評価対象</w:t>
    </w:r>
    <w:r>
      <w:rPr>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C31A8"/>
    <w:multiLevelType w:val="singleLevel"/>
    <w:tmpl w:val="5F8AC3D6"/>
    <w:lvl w:ilvl="0">
      <w:start w:val="1"/>
      <w:numFmt w:val="decimalEnclosedCircle"/>
      <w:pStyle w:val="4"/>
      <w:lvlText w:val="%1"/>
      <w:lvlJc w:val="left"/>
      <w:pPr>
        <w:tabs>
          <w:tab w:val="num" w:pos="425"/>
        </w:tabs>
        <w:ind w:left="425" w:hanging="425"/>
      </w:pPr>
      <w:rPr>
        <w:rFonts w:ascii="ＭＳ ゴシック" w:eastAsia="ＭＳ ゴシック" w:hint="eastAsia"/>
        <w:b w:val="0"/>
        <w:i w:val="0"/>
        <w:spacing w:val="0"/>
        <w:sz w:val="24"/>
      </w:rPr>
    </w:lvl>
  </w:abstractNum>
  <w:abstractNum w:abstractNumId="1" w15:restartNumberingAfterBreak="0">
    <w:nsid w:val="1D15705F"/>
    <w:multiLevelType w:val="singleLevel"/>
    <w:tmpl w:val="E056C0BA"/>
    <w:lvl w:ilvl="0">
      <w:start w:val="1"/>
      <w:numFmt w:val="decimal"/>
      <w:pStyle w:val="3"/>
      <w:lvlText w:val="(%1)"/>
      <w:lvlJc w:val="left"/>
      <w:pPr>
        <w:tabs>
          <w:tab w:val="num" w:pos="425"/>
        </w:tabs>
        <w:ind w:left="425" w:hanging="425"/>
      </w:pPr>
      <w:rPr>
        <w:rFonts w:ascii="Century" w:hAnsi="Century" w:hint="default"/>
        <w:b w:val="0"/>
        <w:i w:val="0"/>
        <w:spacing w:val="0"/>
        <w:sz w:val="24"/>
      </w:rPr>
    </w:lvl>
  </w:abstractNum>
  <w:abstractNum w:abstractNumId="2" w15:restartNumberingAfterBreak="0">
    <w:nsid w:val="24713A64"/>
    <w:multiLevelType w:val="singleLevel"/>
    <w:tmpl w:val="F1C26948"/>
    <w:lvl w:ilvl="0">
      <w:start w:val="1"/>
      <w:numFmt w:val="decimal"/>
      <w:pStyle w:val="2"/>
      <w:lvlText w:val="%1."/>
      <w:lvlJc w:val="left"/>
      <w:pPr>
        <w:tabs>
          <w:tab w:val="num" w:pos="425"/>
        </w:tabs>
        <w:ind w:left="425" w:hanging="425"/>
      </w:pPr>
      <w:rPr>
        <w:rFonts w:ascii="Century" w:hAnsi="Century" w:hint="default"/>
        <w:b w:val="0"/>
        <w:i w:val="0"/>
        <w:spacing w:val="0"/>
        <w:sz w:val="28"/>
      </w:rPr>
    </w:lvl>
  </w:abstractNum>
  <w:abstractNum w:abstractNumId="3" w15:restartNumberingAfterBreak="0">
    <w:nsid w:val="26F3009C"/>
    <w:multiLevelType w:val="singleLevel"/>
    <w:tmpl w:val="A4BC3FCA"/>
    <w:lvl w:ilvl="0">
      <w:start w:val="1"/>
      <w:numFmt w:val="upperRoman"/>
      <w:pStyle w:val="1"/>
      <w:lvlText w:val="%1."/>
      <w:lvlJc w:val="left"/>
      <w:pPr>
        <w:tabs>
          <w:tab w:val="num" w:pos="720"/>
        </w:tabs>
        <w:ind w:left="0" w:firstLine="0"/>
      </w:pPr>
      <w:rPr>
        <w:rFonts w:ascii="Century" w:hAnsi="Century" w:hint="default"/>
        <w:b w:val="0"/>
        <w:i w:val="0"/>
        <w:caps w:val="0"/>
        <w:strike w:val="0"/>
        <w:dstrike w:val="0"/>
        <w:vanish w:val="0"/>
        <w:color w:val="000000"/>
        <w:sz w:val="32"/>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577439D5"/>
    <w:multiLevelType w:val="hybridMultilevel"/>
    <w:tmpl w:val="A800768A"/>
    <w:lvl w:ilvl="0" w:tplc="FFA2AC92">
      <w:start w:val="4"/>
      <w:numFmt w:val="bullet"/>
      <w:lvlText w:val="・"/>
      <w:lvlJc w:val="left"/>
      <w:pPr>
        <w:ind w:left="1473" w:hanging="420"/>
      </w:pPr>
      <w:rPr>
        <w:rFonts w:ascii="ＭＳ 明朝" w:eastAsia="ＭＳ 明朝" w:hAnsi="ＭＳ 明朝" w:cs="Times New Roman" w:hint="eastAsia"/>
      </w:rPr>
    </w:lvl>
    <w:lvl w:ilvl="1" w:tplc="0409000B" w:tentative="1">
      <w:start w:val="1"/>
      <w:numFmt w:val="bullet"/>
      <w:lvlText w:val=""/>
      <w:lvlJc w:val="left"/>
      <w:pPr>
        <w:ind w:left="1893" w:hanging="420"/>
      </w:pPr>
      <w:rPr>
        <w:rFonts w:ascii="Wingdings" w:hAnsi="Wingdings" w:hint="default"/>
      </w:rPr>
    </w:lvl>
    <w:lvl w:ilvl="2" w:tplc="0409000D" w:tentative="1">
      <w:start w:val="1"/>
      <w:numFmt w:val="bullet"/>
      <w:lvlText w:val=""/>
      <w:lvlJc w:val="left"/>
      <w:pPr>
        <w:ind w:left="2313" w:hanging="420"/>
      </w:pPr>
      <w:rPr>
        <w:rFonts w:ascii="Wingdings" w:hAnsi="Wingdings" w:hint="default"/>
      </w:rPr>
    </w:lvl>
    <w:lvl w:ilvl="3" w:tplc="04090001" w:tentative="1">
      <w:start w:val="1"/>
      <w:numFmt w:val="bullet"/>
      <w:lvlText w:val=""/>
      <w:lvlJc w:val="left"/>
      <w:pPr>
        <w:ind w:left="2733" w:hanging="420"/>
      </w:pPr>
      <w:rPr>
        <w:rFonts w:ascii="Wingdings" w:hAnsi="Wingdings" w:hint="default"/>
      </w:rPr>
    </w:lvl>
    <w:lvl w:ilvl="4" w:tplc="0409000B" w:tentative="1">
      <w:start w:val="1"/>
      <w:numFmt w:val="bullet"/>
      <w:lvlText w:val=""/>
      <w:lvlJc w:val="left"/>
      <w:pPr>
        <w:ind w:left="3153" w:hanging="420"/>
      </w:pPr>
      <w:rPr>
        <w:rFonts w:ascii="Wingdings" w:hAnsi="Wingdings" w:hint="default"/>
      </w:rPr>
    </w:lvl>
    <w:lvl w:ilvl="5" w:tplc="0409000D" w:tentative="1">
      <w:start w:val="1"/>
      <w:numFmt w:val="bullet"/>
      <w:lvlText w:val=""/>
      <w:lvlJc w:val="left"/>
      <w:pPr>
        <w:ind w:left="3573" w:hanging="420"/>
      </w:pPr>
      <w:rPr>
        <w:rFonts w:ascii="Wingdings" w:hAnsi="Wingdings" w:hint="default"/>
      </w:rPr>
    </w:lvl>
    <w:lvl w:ilvl="6" w:tplc="04090001" w:tentative="1">
      <w:start w:val="1"/>
      <w:numFmt w:val="bullet"/>
      <w:lvlText w:val=""/>
      <w:lvlJc w:val="left"/>
      <w:pPr>
        <w:ind w:left="3993" w:hanging="420"/>
      </w:pPr>
      <w:rPr>
        <w:rFonts w:ascii="Wingdings" w:hAnsi="Wingdings" w:hint="default"/>
      </w:rPr>
    </w:lvl>
    <w:lvl w:ilvl="7" w:tplc="0409000B" w:tentative="1">
      <w:start w:val="1"/>
      <w:numFmt w:val="bullet"/>
      <w:lvlText w:val=""/>
      <w:lvlJc w:val="left"/>
      <w:pPr>
        <w:ind w:left="4413" w:hanging="420"/>
      </w:pPr>
      <w:rPr>
        <w:rFonts w:ascii="Wingdings" w:hAnsi="Wingdings" w:hint="default"/>
      </w:rPr>
    </w:lvl>
    <w:lvl w:ilvl="8" w:tplc="0409000D" w:tentative="1">
      <w:start w:val="1"/>
      <w:numFmt w:val="bullet"/>
      <w:lvlText w:val=""/>
      <w:lvlJc w:val="left"/>
      <w:pPr>
        <w:ind w:left="4833" w:hanging="420"/>
      </w:pPr>
      <w:rPr>
        <w:rFonts w:ascii="Wingdings" w:hAnsi="Wingdings" w:hint="default"/>
      </w:rPr>
    </w:lvl>
  </w:abstractNum>
  <w:num w:numId="1">
    <w:abstractNumId w:val="3"/>
  </w:num>
  <w:num w:numId="2">
    <w:abstractNumId w:val="0"/>
  </w:num>
  <w:num w:numId="3">
    <w:abstractNumId w:val="2"/>
  </w:num>
  <w:num w:numId="4">
    <w:abstractNumId w:val="1"/>
  </w:num>
  <w:num w:numId="5">
    <w:abstractNumId w:val="1"/>
    <w:lvlOverride w:ilvl="0">
      <w:startOverride w:val="1"/>
    </w:lvlOverride>
  </w:num>
  <w:num w:numId="6">
    <w:abstractNumId w:val="2"/>
    <w:lvlOverride w:ilvl="0">
      <w:startOverride w:val="1"/>
    </w:lvlOverride>
  </w:num>
  <w:num w:numId="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comments="0" w:insDel="0" w:formatting="0"/>
  <w:trackRevisions/>
  <w:defaultTabStop w:val="879"/>
  <w:doNotHyphenateCaps/>
  <w:drawingGridHorizontalSpacing w:val="99"/>
  <w:drawingGridVerticalSpacing w:val="162"/>
  <w:displayHorizontalDrawingGridEvery w:val="2"/>
  <w:displayVerticalDrawingGridEvery w:val="2"/>
  <w:doNotShadeFormData/>
  <w:characterSpacingControl w:val="compressPunctuation"/>
  <w:hdrShapeDefaults>
    <o:shapedefaults v:ext="edit" spidmax="2050" fill="f" fillcolor="white" stroke="f">
      <v:fill color="white" on="f"/>
      <v:stroke on="f"/>
      <v:textbox inset="5.85pt,.7pt,5.85pt,.7pt"/>
      <o:colormru v:ext="edit" colors="#eaeaea"/>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toMarginAdjustment2" w:val="71.66 pt,0.8 pt"/>
    <w:docVar w:name="AutoMarginAdjustment3" w:val="68.7 pt,-2.14 pt"/>
    <w:docVar w:name="CharSpaceMode" w:val="0"/>
    <w:docVar w:name="HeaderDateTimeMode" w:val="0"/>
    <w:docVar w:name="HeaderDateTimeOpt" w:val="0"/>
    <w:docVar w:name="HeaderDocInfoMode" w:val="0"/>
    <w:docVar w:name="HeaderDocInfoOpt" w:val="0"/>
    <w:docVar w:name="HeaderPageNumberMode" w:val="21"/>
    <w:docVar w:name="OverlayMode" w:val="0"/>
    <w:docVar w:name="PageNUp" w:val="1"/>
  </w:docVars>
  <w:rsids>
    <w:rsidRoot w:val="00F4254A"/>
    <w:rsid w:val="000032DE"/>
    <w:rsid w:val="000073FC"/>
    <w:rsid w:val="0001558C"/>
    <w:rsid w:val="0003010F"/>
    <w:rsid w:val="000317F5"/>
    <w:rsid w:val="00032849"/>
    <w:rsid w:val="00033E42"/>
    <w:rsid w:val="00040549"/>
    <w:rsid w:val="000452CE"/>
    <w:rsid w:val="00045A41"/>
    <w:rsid w:val="00045AA3"/>
    <w:rsid w:val="00053A60"/>
    <w:rsid w:val="00055191"/>
    <w:rsid w:val="000565AE"/>
    <w:rsid w:val="000624A8"/>
    <w:rsid w:val="000646B1"/>
    <w:rsid w:val="00064A20"/>
    <w:rsid w:val="00065AB4"/>
    <w:rsid w:val="000706E1"/>
    <w:rsid w:val="0007144F"/>
    <w:rsid w:val="000834E2"/>
    <w:rsid w:val="0008430A"/>
    <w:rsid w:val="00085132"/>
    <w:rsid w:val="00086099"/>
    <w:rsid w:val="000927A4"/>
    <w:rsid w:val="0009293B"/>
    <w:rsid w:val="00095377"/>
    <w:rsid w:val="00095D2C"/>
    <w:rsid w:val="00096006"/>
    <w:rsid w:val="00096B34"/>
    <w:rsid w:val="000A503D"/>
    <w:rsid w:val="000A5335"/>
    <w:rsid w:val="000B205A"/>
    <w:rsid w:val="000B256C"/>
    <w:rsid w:val="000C0ABB"/>
    <w:rsid w:val="000C109B"/>
    <w:rsid w:val="000C1E3E"/>
    <w:rsid w:val="000C60C4"/>
    <w:rsid w:val="000D0A56"/>
    <w:rsid w:val="000D6BC9"/>
    <w:rsid w:val="000E1001"/>
    <w:rsid w:val="000E1B5F"/>
    <w:rsid w:val="000E5BEC"/>
    <w:rsid w:val="00112F07"/>
    <w:rsid w:val="00113940"/>
    <w:rsid w:val="00114E2A"/>
    <w:rsid w:val="0012422B"/>
    <w:rsid w:val="00124D02"/>
    <w:rsid w:val="00134DDE"/>
    <w:rsid w:val="00144200"/>
    <w:rsid w:val="0015064C"/>
    <w:rsid w:val="00150BAB"/>
    <w:rsid w:val="00156947"/>
    <w:rsid w:val="001623DE"/>
    <w:rsid w:val="001651F9"/>
    <w:rsid w:val="001709AF"/>
    <w:rsid w:val="00173C7F"/>
    <w:rsid w:val="00175689"/>
    <w:rsid w:val="001774BB"/>
    <w:rsid w:val="00184431"/>
    <w:rsid w:val="001875F3"/>
    <w:rsid w:val="001A2931"/>
    <w:rsid w:val="001A4923"/>
    <w:rsid w:val="001A7E5D"/>
    <w:rsid w:val="001B000C"/>
    <w:rsid w:val="001B1AAB"/>
    <w:rsid w:val="001B1C8E"/>
    <w:rsid w:val="001B1F0E"/>
    <w:rsid w:val="001D5B3E"/>
    <w:rsid w:val="001D7CDD"/>
    <w:rsid w:val="001E139C"/>
    <w:rsid w:val="001E2F9F"/>
    <w:rsid w:val="001E4458"/>
    <w:rsid w:val="001E686F"/>
    <w:rsid w:val="001E76BE"/>
    <w:rsid w:val="001F1E38"/>
    <w:rsid w:val="002028B9"/>
    <w:rsid w:val="00202C4B"/>
    <w:rsid w:val="00204F26"/>
    <w:rsid w:val="00205575"/>
    <w:rsid w:val="00207E01"/>
    <w:rsid w:val="00225A23"/>
    <w:rsid w:val="0022645A"/>
    <w:rsid w:val="00226C49"/>
    <w:rsid w:val="002324CA"/>
    <w:rsid w:val="00242196"/>
    <w:rsid w:val="00247EDC"/>
    <w:rsid w:val="002613E4"/>
    <w:rsid w:val="00264ABB"/>
    <w:rsid w:val="0026501F"/>
    <w:rsid w:val="00266434"/>
    <w:rsid w:val="00273703"/>
    <w:rsid w:val="002742FC"/>
    <w:rsid w:val="00274F52"/>
    <w:rsid w:val="002776F5"/>
    <w:rsid w:val="002821F9"/>
    <w:rsid w:val="00282EC0"/>
    <w:rsid w:val="00290378"/>
    <w:rsid w:val="00295DD3"/>
    <w:rsid w:val="002A50B5"/>
    <w:rsid w:val="002A5122"/>
    <w:rsid w:val="002A7AFB"/>
    <w:rsid w:val="002B0D0D"/>
    <w:rsid w:val="002B2904"/>
    <w:rsid w:val="002B4329"/>
    <w:rsid w:val="002C5EAA"/>
    <w:rsid w:val="002C7CE5"/>
    <w:rsid w:val="002D0672"/>
    <w:rsid w:val="002F6A3C"/>
    <w:rsid w:val="002F7069"/>
    <w:rsid w:val="00304874"/>
    <w:rsid w:val="00312313"/>
    <w:rsid w:val="00322131"/>
    <w:rsid w:val="00326E5A"/>
    <w:rsid w:val="00330723"/>
    <w:rsid w:val="00330796"/>
    <w:rsid w:val="00331597"/>
    <w:rsid w:val="00344D46"/>
    <w:rsid w:val="003510E4"/>
    <w:rsid w:val="00351C0D"/>
    <w:rsid w:val="0035471E"/>
    <w:rsid w:val="0036090B"/>
    <w:rsid w:val="00364FA8"/>
    <w:rsid w:val="00365A27"/>
    <w:rsid w:val="00366627"/>
    <w:rsid w:val="00377051"/>
    <w:rsid w:val="003772FA"/>
    <w:rsid w:val="00377A32"/>
    <w:rsid w:val="0039311A"/>
    <w:rsid w:val="00394301"/>
    <w:rsid w:val="00397275"/>
    <w:rsid w:val="003A750A"/>
    <w:rsid w:val="003A79ED"/>
    <w:rsid w:val="003A7EFD"/>
    <w:rsid w:val="003B34A0"/>
    <w:rsid w:val="003B590F"/>
    <w:rsid w:val="003B62C9"/>
    <w:rsid w:val="003C063E"/>
    <w:rsid w:val="003C6346"/>
    <w:rsid w:val="003C7C4F"/>
    <w:rsid w:val="003E2526"/>
    <w:rsid w:val="003E41CF"/>
    <w:rsid w:val="003E7C85"/>
    <w:rsid w:val="003F19B9"/>
    <w:rsid w:val="003F3B52"/>
    <w:rsid w:val="003F4175"/>
    <w:rsid w:val="004070EB"/>
    <w:rsid w:val="0042031A"/>
    <w:rsid w:val="00430826"/>
    <w:rsid w:val="004313FE"/>
    <w:rsid w:val="004343C6"/>
    <w:rsid w:val="00436E67"/>
    <w:rsid w:val="00440166"/>
    <w:rsid w:val="004412EF"/>
    <w:rsid w:val="00441467"/>
    <w:rsid w:val="0044372F"/>
    <w:rsid w:val="0044432F"/>
    <w:rsid w:val="00451AF3"/>
    <w:rsid w:val="004528A6"/>
    <w:rsid w:val="00454725"/>
    <w:rsid w:val="004620C7"/>
    <w:rsid w:val="004630DE"/>
    <w:rsid w:val="0047287F"/>
    <w:rsid w:val="0047295B"/>
    <w:rsid w:val="00474686"/>
    <w:rsid w:val="0048076A"/>
    <w:rsid w:val="00480EA6"/>
    <w:rsid w:val="004836A8"/>
    <w:rsid w:val="00493028"/>
    <w:rsid w:val="004A16E2"/>
    <w:rsid w:val="004B61FC"/>
    <w:rsid w:val="004C1E40"/>
    <w:rsid w:val="004C603B"/>
    <w:rsid w:val="004C7D88"/>
    <w:rsid w:val="004D1AFB"/>
    <w:rsid w:val="004D1C3A"/>
    <w:rsid w:val="004D2EF6"/>
    <w:rsid w:val="004D56DA"/>
    <w:rsid w:val="004E1776"/>
    <w:rsid w:val="004F0EC6"/>
    <w:rsid w:val="004F1D4B"/>
    <w:rsid w:val="004F2160"/>
    <w:rsid w:val="004F581B"/>
    <w:rsid w:val="004F6932"/>
    <w:rsid w:val="00507267"/>
    <w:rsid w:val="00512A2C"/>
    <w:rsid w:val="00514459"/>
    <w:rsid w:val="005155DD"/>
    <w:rsid w:val="00515DAC"/>
    <w:rsid w:val="00516AB3"/>
    <w:rsid w:val="00520F16"/>
    <w:rsid w:val="00534EDB"/>
    <w:rsid w:val="00540107"/>
    <w:rsid w:val="00540344"/>
    <w:rsid w:val="005470C3"/>
    <w:rsid w:val="00556191"/>
    <w:rsid w:val="005565CC"/>
    <w:rsid w:val="0055746A"/>
    <w:rsid w:val="005603E6"/>
    <w:rsid w:val="00561026"/>
    <w:rsid w:val="005679C5"/>
    <w:rsid w:val="0057121C"/>
    <w:rsid w:val="00575AA3"/>
    <w:rsid w:val="00576790"/>
    <w:rsid w:val="005932AB"/>
    <w:rsid w:val="005937E2"/>
    <w:rsid w:val="00593BEC"/>
    <w:rsid w:val="00595F4F"/>
    <w:rsid w:val="005966C0"/>
    <w:rsid w:val="005A00A3"/>
    <w:rsid w:val="005B2FC4"/>
    <w:rsid w:val="005B5829"/>
    <w:rsid w:val="005C0563"/>
    <w:rsid w:val="005C3F4D"/>
    <w:rsid w:val="005C61AD"/>
    <w:rsid w:val="005C7825"/>
    <w:rsid w:val="005D1AB8"/>
    <w:rsid w:val="005D3B94"/>
    <w:rsid w:val="005D3F3B"/>
    <w:rsid w:val="005D6358"/>
    <w:rsid w:val="005D6B90"/>
    <w:rsid w:val="005E189A"/>
    <w:rsid w:val="005F4D61"/>
    <w:rsid w:val="00600330"/>
    <w:rsid w:val="00603185"/>
    <w:rsid w:val="0060360F"/>
    <w:rsid w:val="00606189"/>
    <w:rsid w:val="006107FE"/>
    <w:rsid w:val="006113E9"/>
    <w:rsid w:val="0061467A"/>
    <w:rsid w:val="00614CF4"/>
    <w:rsid w:val="0061508A"/>
    <w:rsid w:val="00616128"/>
    <w:rsid w:val="006228B4"/>
    <w:rsid w:val="006300C2"/>
    <w:rsid w:val="00630D83"/>
    <w:rsid w:val="00631DD0"/>
    <w:rsid w:val="006366FC"/>
    <w:rsid w:val="006439B3"/>
    <w:rsid w:val="00645AA9"/>
    <w:rsid w:val="00652732"/>
    <w:rsid w:val="00654361"/>
    <w:rsid w:val="006564B7"/>
    <w:rsid w:val="00663B64"/>
    <w:rsid w:val="006659D6"/>
    <w:rsid w:val="0067053D"/>
    <w:rsid w:val="0067090D"/>
    <w:rsid w:val="00670DF5"/>
    <w:rsid w:val="00674E72"/>
    <w:rsid w:val="00684F17"/>
    <w:rsid w:val="00686FF1"/>
    <w:rsid w:val="0068701A"/>
    <w:rsid w:val="00694D63"/>
    <w:rsid w:val="006960C7"/>
    <w:rsid w:val="006A626F"/>
    <w:rsid w:val="006B000A"/>
    <w:rsid w:val="006B483E"/>
    <w:rsid w:val="006C007B"/>
    <w:rsid w:val="006C5086"/>
    <w:rsid w:val="006D1B1A"/>
    <w:rsid w:val="006D49D8"/>
    <w:rsid w:val="006D4A67"/>
    <w:rsid w:val="006D5878"/>
    <w:rsid w:val="006E557E"/>
    <w:rsid w:val="006E5699"/>
    <w:rsid w:val="006E720E"/>
    <w:rsid w:val="006F1058"/>
    <w:rsid w:val="006F37A9"/>
    <w:rsid w:val="006F4D5D"/>
    <w:rsid w:val="00703986"/>
    <w:rsid w:val="00704FA3"/>
    <w:rsid w:val="00706301"/>
    <w:rsid w:val="00721D1D"/>
    <w:rsid w:val="00722E07"/>
    <w:rsid w:val="007233EB"/>
    <w:rsid w:val="00730B50"/>
    <w:rsid w:val="007343ED"/>
    <w:rsid w:val="00736793"/>
    <w:rsid w:val="00740581"/>
    <w:rsid w:val="00740B6B"/>
    <w:rsid w:val="00744A9D"/>
    <w:rsid w:val="00747234"/>
    <w:rsid w:val="0075128D"/>
    <w:rsid w:val="00756735"/>
    <w:rsid w:val="0076331A"/>
    <w:rsid w:val="00767BE7"/>
    <w:rsid w:val="007706F3"/>
    <w:rsid w:val="0077608A"/>
    <w:rsid w:val="00777E01"/>
    <w:rsid w:val="00780BB8"/>
    <w:rsid w:val="00783821"/>
    <w:rsid w:val="00785CC3"/>
    <w:rsid w:val="00786271"/>
    <w:rsid w:val="0079145A"/>
    <w:rsid w:val="00796019"/>
    <w:rsid w:val="00796EBA"/>
    <w:rsid w:val="007A2938"/>
    <w:rsid w:val="007A4502"/>
    <w:rsid w:val="007B0417"/>
    <w:rsid w:val="007B2F5B"/>
    <w:rsid w:val="007B33AC"/>
    <w:rsid w:val="007B6CFA"/>
    <w:rsid w:val="007C5CDF"/>
    <w:rsid w:val="007D529D"/>
    <w:rsid w:val="007D6DC6"/>
    <w:rsid w:val="007D6F41"/>
    <w:rsid w:val="007F0F64"/>
    <w:rsid w:val="008121DA"/>
    <w:rsid w:val="008142F0"/>
    <w:rsid w:val="00815B8D"/>
    <w:rsid w:val="00816A7D"/>
    <w:rsid w:val="00823258"/>
    <w:rsid w:val="0083514D"/>
    <w:rsid w:val="008428CC"/>
    <w:rsid w:val="008428EA"/>
    <w:rsid w:val="00845D0B"/>
    <w:rsid w:val="00850950"/>
    <w:rsid w:val="00850A1C"/>
    <w:rsid w:val="00852B68"/>
    <w:rsid w:val="00853FC7"/>
    <w:rsid w:val="00854902"/>
    <w:rsid w:val="00856A0C"/>
    <w:rsid w:val="00857A0B"/>
    <w:rsid w:val="00857E09"/>
    <w:rsid w:val="00860110"/>
    <w:rsid w:val="00863D6D"/>
    <w:rsid w:val="00863EA5"/>
    <w:rsid w:val="00863FA9"/>
    <w:rsid w:val="00871A3E"/>
    <w:rsid w:val="0089273F"/>
    <w:rsid w:val="00893CA4"/>
    <w:rsid w:val="00894D02"/>
    <w:rsid w:val="008A0999"/>
    <w:rsid w:val="008A3F38"/>
    <w:rsid w:val="008B3591"/>
    <w:rsid w:val="008B36D7"/>
    <w:rsid w:val="008C01E4"/>
    <w:rsid w:val="008C0355"/>
    <w:rsid w:val="008C06C7"/>
    <w:rsid w:val="008C1E6D"/>
    <w:rsid w:val="008D2FA8"/>
    <w:rsid w:val="008D55AE"/>
    <w:rsid w:val="008E211E"/>
    <w:rsid w:val="008E3B55"/>
    <w:rsid w:val="008E57DC"/>
    <w:rsid w:val="008F39B0"/>
    <w:rsid w:val="00903CEE"/>
    <w:rsid w:val="00904A45"/>
    <w:rsid w:val="009076CF"/>
    <w:rsid w:val="00926CF5"/>
    <w:rsid w:val="009277E5"/>
    <w:rsid w:val="00927B43"/>
    <w:rsid w:val="00930554"/>
    <w:rsid w:val="00932A77"/>
    <w:rsid w:val="0094476C"/>
    <w:rsid w:val="009515D2"/>
    <w:rsid w:val="00952070"/>
    <w:rsid w:val="00957E06"/>
    <w:rsid w:val="00962EE2"/>
    <w:rsid w:val="009656DF"/>
    <w:rsid w:val="009810B2"/>
    <w:rsid w:val="00983374"/>
    <w:rsid w:val="00992745"/>
    <w:rsid w:val="00992E6D"/>
    <w:rsid w:val="0099484D"/>
    <w:rsid w:val="00995E2C"/>
    <w:rsid w:val="009A1A5F"/>
    <w:rsid w:val="009B29C6"/>
    <w:rsid w:val="009B2C51"/>
    <w:rsid w:val="009B2E14"/>
    <w:rsid w:val="009B44EB"/>
    <w:rsid w:val="009C11AB"/>
    <w:rsid w:val="009D02E2"/>
    <w:rsid w:val="009D40B7"/>
    <w:rsid w:val="009E0D3B"/>
    <w:rsid w:val="009E56D9"/>
    <w:rsid w:val="009E6485"/>
    <w:rsid w:val="009F312D"/>
    <w:rsid w:val="009F386A"/>
    <w:rsid w:val="009F429D"/>
    <w:rsid w:val="009F6068"/>
    <w:rsid w:val="00A00722"/>
    <w:rsid w:val="00A05202"/>
    <w:rsid w:val="00A11484"/>
    <w:rsid w:val="00A12AD0"/>
    <w:rsid w:val="00A1486E"/>
    <w:rsid w:val="00A15911"/>
    <w:rsid w:val="00A21466"/>
    <w:rsid w:val="00A26738"/>
    <w:rsid w:val="00A274BB"/>
    <w:rsid w:val="00A361D8"/>
    <w:rsid w:val="00A549CF"/>
    <w:rsid w:val="00A67A9A"/>
    <w:rsid w:val="00A717EF"/>
    <w:rsid w:val="00A72693"/>
    <w:rsid w:val="00A743CF"/>
    <w:rsid w:val="00A75354"/>
    <w:rsid w:val="00A87342"/>
    <w:rsid w:val="00A972DB"/>
    <w:rsid w:val="00AB4B36"/>
    <w:rsid w:val="00AB549E"/>
    <w:rsid w:val="00AB6528"/>
    <w:rsid w:val="00AC2817"/>
    <w:rsid w:val="00AC4D89"/>
    <w:rsid w:val="00AC51DF"/>
    <w:rsid w:val="00AC723E"/>
    <w:rsid w:val="00AD0C6A"/>
    <w:rsid w:val="00AD18D6"/>
    <w:rsid w:val="00AD4DC5"/>
    <w:rsid w:val="00AD554B"/>
    <w:rsid w:val="00AE4FBF"/>
    <w:rsid w:val="00AF3978"/>
    <w:rsid w:val="00AF3B33"/>
    <w:rsid w:val="00B01EFE"/>
    <w:rsid w:val="00B024D8"/>
    <w:rsid w:val="00B02951"/>
    <w:rsid w:val="00B12D07"/>
    <w:rsid w:val="00B14383"/>
    <w:rsid w:val="00B20506"/>
    <w:rsid w:val="00B318FF"/>
    <w:rsid w:val="00B37A2A"/>
    <w:rsid w:val="00B44AB7"/>
    <w:rsid w:val="00B4588D"/>
    <w:rsid w:val="00B50686"/>
    <w:rsid w:val="00B62BAD"/>
    <w:rsid w:val="00B635CF"/>
    <w:rsid w:val="00B63C37"/>
    <w:rsid w:val="00B6656E"/>
    <w:rsid w:val="00B8104C"/>
    <w:rsid w:val="00B841DE"/>
    <w:rsid w:val="00B90400"/>
    <w:rsid w:val="00B95476"/>
    <w:rsid w:val="00BB34DE"/>
    <w:rsid w:val="00BB4701"/>
    <w:rsid w:val="00BB70F8"/>
    <w:rsid w:val="00BD1D55"/>
    <w:rsid w:val="00BD207D"/>
    <w:rsid w:val="00BD30B9"/>
    <w:rsid w:val="00BE3C00"/>
    <w:rsid w:val="00BE4C74"/>
    <w:rsid w:val="00BE5DF4"/>
    <w:rsid w:val="00BE5F19"/>
    <w:rsid w:val="00BE7A41"/>
    <w:rsid w:val="00BF50B7"/>
    <w:rsid w:val="00BF59E2"/>
    <w:rsid w:val="00BF669C"/>
    <w:rsid w:val="00C025CC"/>
    <w:rsid w:val="00C043B9"/>
    <w:rsid w:val="00C15905"/>
    <w:rsid w:val="00C16E0A"/>
    <w:rsid w:val="00C25E3C"/>
    <w:rsid w:val="00C32FCC"/>
    <w:rsid w:val="00C36233"/>
    <w:rsid w:val="00C42A51"/>
    <w:rsid w:val="00C43297"/>
    <w:rsid w:val="00C43984"/>
    <w:rsid w:val="00C65582"/>
    <w:rsid w:val="00C67B5D"/>
    <w:rsid w:val="00C7186E"/>
    <w:rsid w:val="00C765B4"/>
    <w:rsid w:val="00C76C0C"/>
    <w:rsid w:val="00C80CE8"/>
    <w:rsid w:val="00C82538"/>
    <w:rsid w:val="00C90490"/>
    <w:rsid w:val="00C92419"/>
    <w:rsid w:val="00CA00F8"/>
    <w:rsid w:val="00CA0F9C"/>
    <w:rsid w:val="00CB09A9"/>
    <w:rsid w:val="00CB73D2"/>
    <w:rsid w:val="00CC5D43"/>
    <w:rsid w:val="00CC65E8"/>
    <w:rsid w:val="00CD41B9"/>
    <w:rsid w:val="00CD4B4B"/>
    <w:rsid w:val="00CD5BA2"/>
    <w:rsid w:val="00CE20FC"/>
    <w:rsid w:val="00CE675B"/>
    <w:rsid w:val="00CE71C3"/>
    <w:rsid w:val="00CF2103"/>
    <w:rsid w:val="00CF271F"/>
    <w:rsid w:val="00CF37AE"/>
    <w:rsid w:val="00CF61C9"/>
    <w:rsid w:val="00D0003B"/>
    <w:rsid w:val="00D31130"/>
    <w:rsid w:val="00D349B6"/>
    <w:rsid w:val="00D503FD"/>
    <w:rsid w:val="00D512EB"/>
    <w:rsid w:val="00D56136"/>
    <w:rsid w:val="00D56319"/>
    <w:rsid w:val="00D57C2D"/>
    <w:rsid w:val="00D72FDE"/>
    <w:rsid w:val="00D73F67"/>
    <w:rsid w:val="00D74548"/>
    <w:rsid w:val="00D842B7"/>
    <w:rsid w:val="00D90DF6"/>
    <w:rsid w:val="00D95C0A"/>
    <w:rsid w:val="00DA48B0"/>
    <w:rsid w:val="00DA5830"/>
    <w:rsid w:val="00DB0016"/>
    <w:rsid w:val="00DB2781"/>
    <w:rsid w:val="00DB336F"/>
    <w:rsid w:val="00DB4F56"/>
    <w:rsid w:val="00DC53D1"/>
    <w:rsid w:val="00DC573E"/>
    <w:rsid w:val="00DD0D85"/>
    <w:rsid w:val="00DD1EA2"/>
    <w:rsid w:val="00DD46A4"/>
    <w:rsid w:val="00DD5BED"/>
    <w:rsid w:val="00DD68BF"/>
    <w:rsid w:val="00DD6962"/>
    <w:rsid w:val="00DE002F"/>
    <w:rsid w:val="00DE444B"/>
    <w:rsid w:val="00DF2E14"/>
    <w:rsid w:val="00DF430D"/>
    <w:rsid w:val="00DF68D8"/>
    <w:rsid w:val="00E00ABB"/>
    <w:rsid w:val="00E025F3"/>
    <w:rsid w:val="00E04C38"/>
    <w:rsid w:val="00E1216C"/>
    <w:rsid w:val="00E24542"/>
    <w:rsid w:val="00E40DD7"/>
    <w:rsid w:val="00E4353A"/>
    <w:rsid w:val="00E46A5F"/>
    <w:rsid w:val="00E473C4"/>
    <w:rsid w:val="00E4754B"/>
    <w:rsid w:val="00E5219E"/>
    <w:rsid w:val="00E53466"/>
    <w:rsid w:val="00E553E9"/>
    <w:rsid w:val="00E56937"/>
    <w:rsid w:val="00E60BB4"/>
    <w:rsid w:val="00E72A18"/>
    <w:rsid w:val="00E75039"/>
    <w:rsid w:val="00E7519B"/>
    <w:rsid w:val="00E76A19"/>
    <w:rsid w:val="00E82DD6"/>
    <w:rsid w:val="00E86615"/>
    <w:rsid w:val="00E9616B"/>
    <w:rsid w:val="00EA21C0"/>
    <w:rsid w:val="00EA3EB7"/>
    <w:rsid w:val="00EB13DA"/>
    <w:rsid w:val="00EB2C7E"/>
    <w:rsid w:val="00EB54E0"/>
    <w:rsid w:val="00EB7899"/>
    <w:rsid w:val="00EC1B2A"/>
    <w:rsid w:val="00EC3DDC"/>
    <w:rsid w:val="00EC4361"/>
    <w:rsid w:val="00EC575A"/>
    <w:rsid w:val="00EF31D3"/>
    <w:rsid w:val="00F0265C"/>
    <w:rsid w:val="00F061B3"/>
    <w:rsid w:val="00F07215"/>
    <w:rsid w:val="00F07C55"/>
    <w:rsid w:val="00F10F42"/>
    <w:rsid w:val="00F11D27"/>
    <w:rsid w:val="00F17889"/>
    <w:rsid w:val="00F20C1A"/>
    <w:rsid w:val="00F214AA"/>
    <w:rsid w:val="00F236B1"/>
    <w:rsid w:val="00F23BA2"/>
    <w:rsid w:val="00F355C6"/>
    <w:rsid w:val="00F36EC5"/>
    <w:rsid w:val="00F37EFD"/>
    <w:rsid w:val="00F40E69"/>
    <w:rsid w:val="00F4254A"/>
    <w:rsid w:val="00F5052C"/>
    <w:rsid w:val="00F54AF6"/>
    <w:rsid w:val="00F563F3"/>
    <w:rsid w:val="00F56877"/>
    <w:rsid w:val="00F60110"/>
    <w:rsid w:val="00F61145"/>
    <w:rsid w:val="00F65F95"/>
    <w:rsid w:val="00F668DC"/>
    <w:rsid w:val="00F71DF3"/>
    <w:rsid w:val="00F92024"/>
    <w:rsid w:val="00F95AE7"/>
    <w:rsid w:val="00F97794"/>
    <w:rsid w:val="00F979A3"/>
    <w:rsid w:val="00FC21E4"/>
    <w:rsid w:val="00FC3109"/>
    <w:rsid w:val="00FE24C6"/>
    <w:rsid w:val="00FF31F2"/>
    <w:rsid w:val="00FF58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5.85pt,.7pt,5.85pt,.7pt"/>
      <o:colormru v:ext="edit" colors="#eaeaea"/>
    </o:shapedefaults>
    <o:shapelayout v:ext="edit">
      <o:idmap v:ext="edit" data="2"/>
    </o:shapelayout>
  </w:shapeDefaults>
  <w:decimalSymbol w:val="."/>
  <w:listSeparator w:val=","/>
  <w14:docId w14:val="241252C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adjustRightInd w:val="0"/>
      <w:spacing w:line="400" w:lineRule="exact"/>
      <w:jc w:val="both"/>
      <w:textAlignment w:val="baseline"/>
    </w:pPr>
    <w:rPr>
      <w:rFonts w:ascii="Arial" w:eastAsia="ＭＳ 明朝" w:hAnsi="Arial"/>
      <w:spacing w:val="-9"/>
      <w:sz w:val="22"/>
    </w:rPr>
  </w:style>
  <w:style w:type="paragraph" w:styleId="1">
    <w:name w:val="heading 1"/>
    <w:basedOn w:val="a"/>
    <w:next w:val="a"/>
    <w:qFormat/>
    <w:pPr>
      <w:keepNext/>
      <w:numPr>
        <w:numId w:val="1"/>
      </w:numPr>
      <w:tabs>
        <w:tab w:val="left" w:pos="0"/>
        <w:tab w:val="left" w:pos="720"/>
      </w:tabs>
      <w:wordWrap/>
      <w:autoSpaceDE/>
      <w:autoSpaceDN/>
      <w:adjustRightInd/>
      <w:spacing w:line="384" w:lineRule="exact"/>
      <w:outlineLvl w:val="0"/>
    </w:pPr>
    <w:rPr>
      <w:rFonts w:ascii="ＭＳ ゴシック" w:eastAsia="ＭＳ ゴシック"/>
      <w:spacing w:val="-11"/>
      <w:sz w:val="32"/>
    </w:rPr>
  </w:style>
  <w:style w:type="paragraph" w:styleId="2">
    <w:name w:val="heading 2"/>
    <w:basedOn w:val="a"/>
    <w:next w:val="a0"/>
    <w:link w:val="20"/>
    <w:qFormat/>
    <w:pPr>
      <w:keepNext/>
      <w:numPr>
        <w:numId w:val="3"/>
      </w:numPr>
      <w:wordWrap/>
      <w:autoSpaceDE/>
      <w:autoSpaceDN/>
      <w:spacing w:line="384" w:lineRule="exact"/>
      <w:outlineLvl w:val="1"/>
    </w:pPr>
    <w:rPr>
      <w:rFonts w:eastAsia="ＭＳ ゴシック"/>
      <w:spacing w:val="-11"/>
      <w:sz w:val="28"/>
    </w:rPr>
  </w:style>
  <w:style w:type="paragraph" w:styleId="3">
    <w:name w:val="heading 3"/>
    <w:basedOn w:val="a"/>
    <w:next w:val="a0"/>
    <w:link w:val="30"/>
    <w:qFormat/>
    <w:pPr>
      <w:keepNext/>
      <w:numPr>
        <w:numId w:val="4"/>
      </w:numPr>
      <w:wordWrap/>
      <w:autoSpaceDE/>
      <w:autoSpaceDN/>
      <w:spacing w:line="384" w:lineRule="exact"/>
      <w:outlineLvl w:val="2"/>
    </w:pPr>
    <w:rPr>
      <w:rFonts w:eastAsia="ＭＳ ゴシック"/>
      <w:spacing w:val="-11"/>
      <w:sz w:val="24"/>
    </w:rPr>
  </w:style>
  <w:style w:type="paragraph" w:styleId="4">
    <w:name w:val="heading 4"/>
    <w:basedOn w:val="a"/>
    <w:next w:val="a0"/>
    <w:qFormat/>
    <w:pPr>
      <w:keepNext/>
      <w:numPr>
        <w:numId w:val="2"/>
      </w:numPr>
      <w:outlineLvl w:val="3"/>
    </w:pPr>
    <w:rPr>
      <w:rFonts w:eastAsia="ＭＳ ゴシック"/>
      <w:sz w:val="24"/>
    </w:rPr>
  </w:style>
  <w:style w:type="paragraph" w:styleId="5">
    <w:name w:val="heading 5"/>
    <w:basedOn w:val="a"/>
    <w:next w:val="a0"/>
    <w:qFormat/>
    <w:pPr>
      <w:keepNext/>
      <w:jc w:val="center"/>
      <w:outlineLvl w:val="4"/>
    </w:pPr>
    <w:rPr>
      <w:rFonts w:eastAsia="ＭＳ ゴシック"/>
      <w:sz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wordWrap/>
      <w:autoSpaceDE/>
      <w:autoSpaceDN/>
      <w:spacing w:line="384" w:lineRule="exact"/>
      <w:ind w:left="851"/>
    </w:pPr>
    <w:rPr>
      <w:spacing w:val="-11"/>
    </w:rPr>
  </w:style>
  <w:style w:type="paragraph" w:styleId="a4">
    <w:name w:val="footer"/>
    <w:basedOn w:val="a"/>
    <w:pPr>
      <w:tabs>
        <w:tab w:val="center" w:pos="4366"/>
        <w:tab w:val="right" w:pos="8732"/>
      </w:tabs>
      <w:spacing w:line="360" w:lineRule="auto"/>
    </w:pPr>
    <w:rPr>
      <w:spacing w:val="0"/>
      <w:sz w:val="20"/>
    </w:rPr>
  </w:style>
  <w:style w:type="paragraph" w:styleId="a5">
    <w:name w:val="header"/>
    <w:basedOn w:val="a"/>
    <w:pPr>
      <w:tabs>
        <w:tab w:val="center" w:pos="4366"/>
        <w:tab w:val="right" w:pos="8732"/>
      </w:tabs>
      <w:spacing w:line="360" w:lineRule="auto"/>
    </w:pPr>
    <w:rPr>
      <w:spacing w:val="0"/>
      <w:sz w:val="20"/>
    </w:rPr>
  </w:style>
  <w:style w:type="character" w:styleId="a6">
    <w:name w:val="page number"/>
    <w:basedOn w:val="a1"/>
  </w:style>
  <w:style w:type="paragraph" w:styleId="10">
    <w:name w:val="toc 1"/>
    <w:basedOn w:val="a"/>
    <w:next w:val="a"/>
    <w:autoRedefine/>
    <w:uiPriority w:val="39"/>
    <w:rsid w:val="00D512EB"/>
    <w:pPr>
      <w:autoSpaceDE/>
      <w:autoSpaceDN/>
      <w:spacing w:line="440" w:lineRule="exact"/>
    </w:pPr>
    <w:rPr>
      <w:b/>
      <w:spacing w:val="-11"/>
    </w:rPr>
  </w:style>
  <w:style w:type="paragraph" w:styleId="a7">
    <w:name w:val="Body Text Indent"/>
    <w:basedOn w:val="a"/>
    <w:pPr>
      <w:pBdr>
        <w:top w:val="single" w:sz="4" w:space="1" w:color="auto" w:shadow="1"/>
        <w:left w:val="single" w:sz="4" w:space="1" w:color="auto" w:shadow="1"/>
        <w:bottom w:val="single" w:sz="4" w:space="1" w:color="auto" w:shadow="1"/>
        <w:right w:val="single" w:sz="4" w:space="1" w:color="auto" w:shadow="1"/>
      </w:pBdr>
      <w:wordWrap/>
      <w:autoSpaceDE/>
      <w:autoSpaceDN/>
      <w:snapToGrid w:val="0"/>
      <w:spacing w:line="384" w:lineRule="exact"/>
      <w:ind w:left="709" w:hanging="709"/>
    </w:pPr>
    <w:rPr>
      <w:spacing w:val="-11"/>
    </w:rPr>
  </w:style>
  <w:style w:type="paragraph" w:styleId="21">
    <w:name w:val="Body Text Indent 2"/>
    <w:basedOn w:val="a"/>
    <w:pPr>
      <w:autoSpaceDE/>
      <w:autoSpaceDN/>
      <w:ind w:left="195"/>
    </w:pPr>
  </w:style>
  <w:style w:type="paragraph" w:styleId="22">
    <w:name w:val="toc 2"/>
    <w:basedOn w:val="a"/>
    <w:next w:val="a"/>
    <w:autoRedefine/>
    <w:uiPriority w:val="39"/>
    <w:pPr>
      <w:ind w:left="240"/>
    </w:pPr>
  </w:style>
  <w:style w:type="paragraph" w:styleId="31">
    <w:name w:val="toc 3"/>
    <w:basedOn w:val="a"/>
    <w:next w:val="a"/>
    <w:autoRedefine/>
    <w:uiPriority w:val="39"/>
    <w:pPr>
      <w:ind w:left="480"/>
    </w:pPr>
  </w:style>
  <w:style w:type="paragraph" w:styleId="40">
    <w:name w:val="toc 4"/>
    <w:basedOn w:val="a"/>
    <w:next w:val="a"/>
    <w:autoRedefine/>
    <w:semiHidden/>
    <w:pPr>
      <w:ind w:left="720"/>
    </w:pPr>
  </w:style>
  <w:style w:type="paragraph" w:styleId="50">
    <w:name w:val="toc 5"/>
    <w:basedOn w:val="a"/>
    <w:next w:val="a"/>
    <w:autoRedefine/>
    <w:semiHidden/>
    <w:pPr>
      <w:ind w:left="960"/>
    </w:pPr>
  </w:style>
  <w:style w:type="paragraph" w:styleId="6">
    <w:name w:val="toc 6"/>
    <w:basedOn w:val="a"/>
    <w:next w:val="a"/>
    <w:autoRedefine/>
    <w:semiHidden/>
    <w:pPr>
      <w:ind w:left="1200"/>
    </w:pPr>
  </w:style>
  <w:style w:type="paragraph" w:styleId="7">
    <w:name w:val="toc 7"/>
    <w:basedOn w:val="a"/>
    <w:next w:val="a"/>
    <w:autoRedefine/>
    <w:semiHidden/>
    <w:pPr>
      <w:ind w:left="1440"/>
    </w:pPr>
  </w:style>
  <w:style w:type="paragraph" w:styleId="8">
    <w:name w:val="toc 8"/>
    <w:basedOn w:val="a"/>
    <w:next w:val="a"/>
    <w:autoRedefine/>
    <w:semiHidden/>
    <w:pPr>
      <w:ind w:left="1680"/>
    </w:pPr>
  </w:style>
  <w:style w:type="paragraph" w:styleId="9">
    <w:name w:val="toc 9"/>
    <w:basedOn w:val="a"/>
    <w:next w:val="a"/>
    <w:autoRedefine/>
    <w:semiHidden/>
    <w:pPr>
      <w:ind w:left="1920"/>
    </w:pPr>
  </w:style>
  <w:style w:type="paragraph" w:styleId="32">
    <w:name w:val="Body Text Indent 3"/>
    <w:basedOn w:val="a"/>
    <w:pPr>
      <w:autoSpaceDE/>
      <w:autoSpaceDN/>
      <w:ind w:left="230" w:firstLine="210"/>
    </w:pPr>
  </w:style>
  <w:style w:type="paragraph" w:styleId="a8">
    <w:name w:val="Body Text"/>
    <w:basedOn w:val="a"/>
    <w:pPr>
      <w:autoSpaceDE/>
      <w:autoSpaceDN/>
      <w:snapToGrid w:val="0"/>
      <w:spacing w:line="360" w:lineRule="auto"/>
    </w:pPr>
    <w:rPr>
      <w:rFonts w:ascii="HG丸ｺﾞｼｯｸM-PRO"/>
      <w:sz w:val="24"/>
    </w:rPr>
  </w:style>
  <w:style w:type="paragraph" w:styleId="a9">
    <w:name w:val="Closing"/>
    <w:basedOn w:val="a"/>
    <w:next w:val="a"/>
    <w:pPr>
      <w:jc w:val="right"/>
    </w:pPr>
  </w:style>
  <w:style w:type="paragraph" w:styleId="aa">
    <w:name w:val="Plain Text"/>
    <w:basedOn w:val="a"/>
    <w:pPr>
      <w:wordWrap/>
      <w:autoSpaceDE/>
      <w:autoSpaceDN/>
      <w:adjustRightInd/>
      <w:spacing w:line="240" w:lineRule="auto"/>
      <w:textAlignment w:val="auto"/>
    </w:pPr>
    <w:rPr>
      <w:rFonts w:ascii="ＭＳ 明朝" w:hAnsi="Courier New"/>
      <w:spacing w:val="0"/>
      <w:sz w:val="21"/>
    </w:rPr>
  </w:style>
  <w:style w:type="paragraph" w:styleId="ab">
    <w:name w:val="Date"/>
    <w:basedOn w:val="a"/>
    <w:next w:val="a"/>
    <w:rPr>
      <w:sz w:val="36"/>
    </w:rPr>
  </w:style>
  <w:style w:type="paragraph" w:customStyle="1" w:styleId="210">
    <w:name w:val="本文 21"/>
    <w:basedOn w:val="a"/>
    <w:pPr>
      <w:wordWrap/>
      <w:autoSpaceDE/>
      <w:autoSpaceDN/>
      <w:spacing w:line="320" w:lineRule="atLeast"/>
      <w:ind w:left="844"/>
    </w:pPr>
    <w:rPr>
      <w:rFonts w:eastAsia="ＭＳ ゴシック"/>
      <w:noProof/>
      <w:spacing w:val="0"/>
      <w:sz w:val="21"/>
    </w:rPr>
  </w:style>
  <w:style w:type="paragraph" w:customStyle="1" w:styleId="211">
    <w:name w:val="本文インデント 21"/>
    <w:basedOn w:val="a"/>
    <w:pPr>
      <w:wordWrap/>
      <w:autoSpaceDE/>
      <w:autoSpaceDN/>
      <w:spacing w:line="320" w:lineRule="atLeast"/>
      <w:ind w:left="633"/>
    </w:pPr>
    <w:rPr>
      <w:rFonts w:eastAsia="ＭＳ ゴシック"/>
      <w:noProof/>
      <w:spacing w:val="0"/>
      <w:sz w:val="21"/>
    </w:rPr>
  </w:style>
  <w:style w:type="paragraph" w:customStyle="1" w:styleId="11">
    <w:name w:val="ブロック1"/>
    <w:basedOn w:val="a"/>
    <w:pPr>
      <w:wordWrap/>
      <w:autoSpaceDE/>
      <w:autoSpaceDN/>
      <w:spacing w:line="320" w:lineRule="atLeast"/>
      <w:ind w:left="421" w:right="209"/>
    </w:pPr>
    <w:rPr>
      <w:rFonts w:eastAsia="ＭＳ ゴシック"/>
      <w:noProof/>
      <w:spacing w:val="0"/>
      <w:sz w:val="21"/>
    </w:rPr>
  </w:style>
  <w:style w:type="character" w:styleId="ac">
    <w:name w:val="Hyperlink"/>
    <w:uiPriority w:val="99"/>
    <w:rPr>
      <w:color w:val="0000FF"/>
      <w:u w:val="single"/>
    </w:rPr>
  </w:style>
  <w:style w:type="character" w:styleId="ad">
    <w:name w:val="FollowedHyperlink"/>
    <w:rPr>
      <w:color w:val="800080"/>
      <w:u w:val="single"/>
    </w:rPr>
  </w:style>
  <w:style w:type="character" w:styleId="ae">
    <w:name w:val="annotation reference"/>
    <w:semiHidden/>
    <w:rPr>
      <w:sz w:val="18"/>
      <w:szCs w:val="18"/>
    </w:rPr>
  </w:style>
  <w:style w:type="paragraph" w:styleId="af">
    <w:name w:val="annotation text"/>
    <w:basedOn w:val="a"/>
    <w:link w:val="af0"/>
    <w:semiHidden/>
    <w:pPr>
      <w:jc w:val="left"/>
    </w:pPr>
  </w:style>
  <w:style w:type="paragraph" w:styleId="23">
    <w:name w:val="Body Text 2"/>
    <w:basedOn w:val="a"/>
    <w:pPr>
      <w:jc w:val="center"/>
    </w:pPr>
    <w:rPr>
      <w:color w:val="000000"/>
    </w:rPr>
  </w:style>
  <w:style w:type="paragraph" w:styleId="af1">
    <w:name w:val="table of figures"/>
    <w:basedOn w:val="a"/>
    <w:next w:val="a"/>
    <w:semiHidden/>
    <w:pPr>
      <w:ind w:leftChars="200" w:left="850" w:hangingChars="200" w:hanging="425"/>
    </w:pPr>
  </w:style>
  <w:style w:type="paragraph" w:styleId="af2">
    <w:name w:val="Balloon Text"/>
    <w:basedOn w:val="a"/>
    <w:semiHidden/>
    <w:rsid w:val="00F4254A"/>
    <w:rPr>
      <w:rFonts w:eastAsia="ＭＳ ゴシック"/>
      <w:sz w:val="18"/>
      <w:szCs w:val="18"/>
    </w:rPr>
  </w:style>
  <w:style w:type="table" w:styleId="af3">
    <w:name w:val="Table Grid"/>
    <w:basedOn w:val="a2"/>
    <w:rsid w:val="00F56877"/>
    <w:pPr>
      <w:widowControl w:val="0"/>
      <w:wordWrap w:val="0"/>
      <w:autoSpaceDE w:val="0"/>
      <w:autoSpaceDN w:val="0"/>
      <w:adjustRightInd w:val="0"/>
      <w:spacing w:line="400" w:lineRule="exac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6pt">
    <w:name w:val="スタイル 目次 1 + 行間 :  固定値 16 pt"/>
    <w:basedOn w:val="10"/>
    <w:autoRedefine/>
    <w:rsid w:val="0044372F"/>
    <w:pPr>
      <w:spacing w:line="320" w:lineRule="exact"/>
    </w:pPr>
    <w:rPr>
      <w:rFonts w:cs="ＭＳ 明朝"/>
      <w:sz w:val="24"/>
    </w:rPr>
  </w:style>
  <w:style w:type="character" w:customStyle="1" w:styleId="30">
    <w:name w:val="見出し 3 (文字)"/>
    <w:link w:val="3"/>
    <w:rsid w:val="001875F3"/>
    <w:rPr>
      <w:rFonts w:ascii="Arial" w:eastAsia="ＭＳ ゴシック" w:hAnsi="Arial"/>
      <w:spacing w:val="-11"/>
      <w:sz w:val="24"/>
    </w:rPr>
  </w:style>
  <w:style w:type="character" w:customStyle="1" w:styleId="20">
    <w:name w:val="見出し 2 (文字)"/>
    <w:link w:val="2"/>
    <w:rsid w:val="00540344"/>
    <w:rPr>
      <w:rFonts w:ascii="Arial" w:eastAsia="ＭＳ ゴシック" w:hAnsi="Arial"/>
      <w:spacing w:val="-11"/>
      <w:sz w:val="28"/>
    </w:rPr>
  </w:style>
  <w:style w:type="paragraph" w:styleId="Web">
    <w:name w:val="Normal (Web)"/>
    <w:basedOn w:val="a"/>
    <w:uiPriority w:val="99"/>
    <w:unhideWhenUsed/>
    <w:rsid w:val="007B2F5B"/>
    <w:pPr>
      <w:widowControl/>
      <w:wordWrap/>
      <w:autoSpaceDE/>
      <w:autoSpaceDN/>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spacing w:val="0"/>
      <w:sz w:val="24"/>
      <w:szCs w:val="24"/>
    </w:rPr>
  </w:style>
  <w:style w:type="paragraph" w:styleId="af4">
    <w:name w:val="annotation subject"/>
    <w:basedOn w:val="af"/>
    <w:next w:val="af"/>
    <w:link w:val="af5"/>
    <w:rsid w:val="00A1486E"/>
    <w:rPr>
      <w:b/>
      <w:bCs/>
    </w:rPr>
  </w:style>
  <w:style w:type="character" w:customStyle="1" w:styleId="af0">
    <w:name w:val="コメント文字列 (文字)"/>
    <w:basedOn w:val="a1"/>
    <w:link w:val="af"/>
    <w:semiHidden/>
    <w:rsid w:val="00A1486E"/>
    <w:rPr>
      <w:rFonts w:ascii="Arial" w:eastAsia="ＭＳ 明朝" w:hAnsi="Arial"/>
      <w:spacing w:val="-9"/>
      <w:sz w:val="22"/>
    </w:rPr>
  </w:style>
  <w:style w:type="character" w:customStyle="1" w:styleId="af5">
    <w:name w:val="コメント内容 (文字)"/>
    <w:basedOn w:val="af0"/>
    <w:link w:val="af4"/>
    <w:rsid w:val="00A1486E"/>
    <w:rPr>
      <w:rFonts w:ascii="Arial" w:eastAsia="ＭＳ 明朝" w:hAnsi="Arial"/>
      <w:b/>
      <w:bCs/>
      <w:spacing w:val="-9"/>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02352">
      <w:bodyDiv w:val="1"/>
      <w:marLeft w:val="0"/>
      <w:marRight w:val="0"/>
      <w:marTop w:val="0"/>
      <w:marBottom w:val="0"/>
      <w:divBdr>
        <w:top w:val="none" w:sz="0" w:space="0" w:color="auto"/>
        <w:left w:val="none" w:sz="0" w:space="0" w:color="auto"/>
        <w:bottom w:val="none" w:sz="0" w:space="0" w:color="auto"/>
        <w:right w:val="none" w:sz="0" w:space="0" w:color="auto"/>
      </w:divBdr>
    </w:div>
    <w:div w:id="50618145">
      <w:bodyDiv w:val="1"/>
      <w:marLeft w:val="0"/>
      <w:marRight w:val="0"/>
      <w:marTop w:val="0"/>
      <w:marBottom w:val="0"/>
      <w:divBdr>
        <w:top w:val="none" w:sz="0" w:space="0" w:color="auto"/>
        <w:left w:val="none" w:sz="0" w:space="0" w:color="auto"/>
        <w:bottom w:val="none" w:sz="0" w:space="0" w:color="auto"/>
        <w:right w:val="none" w:sz="0" w:space="0" w:color="auto"/>
      </w:divBdr>
    </w:div>
    <w:div w:id="114714797">
      <w:bodyDiv w:val="1"/>
      <w:marLeft w:val="0"/>
      <w:marRight w:val="0"/>
      <w:marTop w:val="0"/>
      <w:marBottom w:val="0"/>
      <w:divBdr>
        <w:top w:val="none" w:sz="0" w:space="0" w:color="auto"/>
        <w:left w:val="none" w:sz="0" w:space="0" w:color="auto"/>
        <w:bottom w:val="none" w:sz="0" w:space="0" w:color="auto"/>
        <w:right w:val="none" w:sz="0" w:space="0" w:color="auto"/>
      </w:divBdr>
    </w:div>
    <w:div w:id="338195046">
      <w:bodyDiv w:val="1"/>
      <w:marLeft w:val="0"/>
      <w:marRight w:val="0"/>
      <w:marTop w:val="0"/>
      <w:marBottom w:val="0"/>
      <w:divBdr>
        <w:top w:val="none" w:sz="0" w:space="0" w:color="auto"/>
        <w:left w:val="none" w:sz="0" w:space="0" w:color="auto"/>
        <w:bottom w:val="none" w:sz="0" w:space="0" w:color="auto"/>
        <w:right w:val="none" w:sz="0" w:space="0" w:color="auto"/>
      </w:divBdr>
    </w:div>
    <w:div w:id="660474411">
      <w:bodyDiv w:val="1"/>
      <w:marLeft w:val="0"/>
      <w:marRight w:val="0"/>
      <w:marTop w:val="0"/>
      <w:marBottom w:val="0"/>
      <w:divBdr>
        <w:top w:val="none" w:sz="0" w:space="0" w:color="auto"/>
        <w:left w:val="none" w:sz="0" w:space="0" w:color="auto"/>
        <w:bottom w:val="none" w:sz="0" w:space="0" w:color="auto"/>
        <w:right w:val="none" w:sz="0" w:space="0" w:color="auto"/>
      </w:divBdr>
    </w:div>
    <w:div w:id="737359436">
      <w:bodyDiv w:val="1"/>
      <w:marLeft w:val="0"/>
      <w:marRight w:val="0"/>
      <w:marTop w:val="0"/>
      <w:marBottom w:val="0"/>
      <w:divBdr>
        <w:top w:val="none" w:sz="0" w:space="0" w:color="auto"/>
        <w:left w:val="none" w:sz="0" w:space="0" w:color="auto"/>
        <w:bottom w:val="none" w:sz="0" w:space="0" w:color="auto"/>
        <w:right w:val="none" w:sz="0" w:space="0" w:color="auto"/>
      </w:divBdr>
    </w:div>
    <w:div w:id="747776892">
      <w:bodyDiv w:val="1"/>
      <w:marLeft w:val="0"/>
      <w:marRight w:val="0"/>
      <w:marTop w:val="0"/>
      <w:marBottom w:val="0"/>
      <w:divBdr>
        <w:top w:val="none" w:sz="0" w:space="0" w:color="auto"/>
        <w:left w:val="none" w:sz="0" w:space="0" w:color="auto"/>
        <w:bottom w:val="none" w:sz="0" w:space="0" w:color="auto"/>
        <w:right w:val="none" w:sz="0" w:space="0" w:color="auto"/>
      </w:divBdr>
    </w:div>
    <w:div w:id="754713405">
      <w:bodyDiv w:val="1"/>
      <w:marLeft w:val="0"/>
      <w:marRight w:val="0"/>
      <w:marTop w:val="0"/>
      <w:marBottom w:val="0"/>
      <w:divBdr>
        <w:top w:val="none" w:sz="0" w:space="0" w:color="auto"/>
        <w:left w:val="none" w:sz="0" w:space="0" w:color="auto"/>
        <w:bottom w:val="none" w:sz="0" w:space="0" w:color="auto"/>
        <w:right w:val="none" w:sz="0" w:space="0" w:color="auto"/>
      </w:divBdr>
    </w:div>
    <w:div w:id="850685895">
      <w:bodyDiv w:val="1"/>
      <w:marLeft w:val="0"/>
      <w:marRight w:val="0"/>
      <w:marTop w:val="0"/>
      <w:marBottom w:val="0"/>
      <w:divBdr>
        <w:top w:val="none" w:sz="0" w:space="0" w:color="auto"/>
        <w:left w:val="none" w:sz="0" w:space="0" w:color="auto"/>
        <w:bottom w:val="none" w:sz="0" w:space="0" w:color="auto"/>
        <w:right w:val="none" w:sz="0" w:space="0" w:color="auto"/>
      </w:divBdr>
    </w:div>
    <w:div w:id="980960617">
      <w:bodyDiv w:val="1"/>
      <w:marLeft w:val="0"/>
      <w:marRight w:val="0"/>
      <w:marTop w:val="0"/>
      <w:marBottom w:val="0"/>
      <w:divBdr>
        <w:top w:val="none" w:sz="0" w:space="0" w:color="auto"/>
        <w:left w:val="none" w:sz="0" w:space="0" w:color="auto"/>
        <w:bottom w:val="none" w:sz="0" w:space="0" w:color="auto"/>
        <w:right w:val="none" w:sz="0" w:space="0" w:color="auto"/>
      </w:divBdr>
    </w:div>
    <w:div w:id="994526545">
      <w:bodyDiv w:val="1"/>
      <w:marLeft w:val="0"/>
      <w:marRight w:val="0"/>
      <w:marTop w:val="0"/>
      <w:marBottom w:val="0"/>
      <w:divBdr>
        <w:top w:val="none" w:sz="0" w:space="0" w:color="auto"/>
        <w:left w:val="none" w:sz="0" w:space="0" w:color="auto"/>
        <w:bottom w:val="none" w:sz="0" w:space="0" w:color="auto"/>
        <w:right w:val="none" w:sz="0" w:space="0" w:color="auto"/>
      </w:divBdr>
    </w:div>
    <w:div w:id="1664042960">
      <w:bodyDiv w:val="1"/>
      <w:marLeft w:val="0"/>
      <w:marRight w:val="0"/>
      <w:marTop w:val="0"/>
      <w:marBottom w:val="0"/>
      <w:divBdr>
        <w:top w:val="none" w:sz="0" w:space="0" w:color="auto"/>
        <w:left w:val="none" w:sz="0" w:space="0" w:color="auto"/>
        <w:bottom w:val="none" w:sz="0" w:space="0" w:color="auto"/>
        <w:right w:val="none" w:sz="0" w:space="0" w:color="auto"/>
      </w:divBdr>
    </w:div>
    <w:div w:id="1677489436">
      <w:bodyDiv w:val="1"/>
      <w:marLeft w:val="0"/>
      <w:marRight w:val="0"/>
      <w:marTop w:val="0"/>
      <w:marBottom w:val="0"/>
      <w:divBdr>
        <w:top w:val="none" w:sz="0" w:space="0" w:color="auto"/>
        <w:left w:val="none" w:sz="0" w:space="0" w:color="auto"/>
        <w:bottom w:val="none" w:sz="0" w:space="0" w:color="auto"/>
        <w:right w:val="none" w:sz="0" w:space="0" w:color="auto"/>
      </w:divBdr>
    </w:div>
    <w:div w:id="1688672305">
      <w:bodyDiv w:val="1"/>
      <w:marLeft w:val="0"/>
      <w:marRight w:val="0"/>
      <w:marTop w:val="0"/>
      <w:marBottom w:val="0"/>
      <w:divBdr>
        <w:top w:val="none" w:sz="0" w:space="0" w:color="auto"/>
        <w:left w:val="none" w:sz="0" w:space="0" w:color="auto"/>
        <w:bottom w:val="none" w:sz="0" w:space="0" w:color="auto"/>
        <w:right w:val="none" w:sz="0" w:space="0" w:color="auto"/>
      </w:divBdr>
    </w:div>
    <w:div w:id="1855655106">
      <w:bodyDiv w:val="1"/>
      <w:marLeft w:val="0"/>
      <w:marRight w:val="0"/>
      <w:marTop w:val="0"/>
      <w:marBottom w:val="0"/>
      <w:divBdr>
        <w:top w:val="none" w:sz="0" w:space="0" w:color="auto"/>
        <w:left w:val="none" w:sz="0" w:space="0" w:color="auto"/>
        <w:bottom w:val="none" w:sz="0" w:space="0" w:color="auto"/>
        <w:right w:val="none" w:sz="0" w:space="0" w:color="auto"/>
      </w:divBdr>
    </w:div>
    <w:div w:id="1935895929">
      <w:bodyDiv w:val="1"/>
      <w:marLeft w:val="0"/>
      <w:marRight w:val="0"/>
      <w:marTop w:val="0"/>
      <w:marBottom w:val="0"/>
      <w:divBdr>
        <w:top w:val="none" w:sz="0" w:space="0" w:color="auto"/>
        <w:left w:val="none" w:sz="0" w:space="0" w:color="auto"/>
        <w:bottom w:val="none" w:sz="0" w:space="0" w:color="auto"/>
        <w:right w:val="none" w:sz="0" w:space="0" w:color="auto"/>
      </w:divBdr>
    </w:div>
    <w:div w:id="1993440808">
      <w:bodyDiv w:val="1"/>
      <w:marLeft w:val="0"/>
      <w:marRight w:val="0"/>
      <w:marTop w:val="0"/>
      <w:marBottom w:val="0"/>
      <w:divBdr>
        <w:top w:val="none" w:sz="0" w:space="0" w:color="auto"/>
        <w:left w:val="none" w:sz="0" w:space="0" w:color="auto"/>
        <w:bottom w:val="none" w:sz="0" w:space="0" w:color="auto"/>
        <w:right w:val="none" w:sz="0" w:space="0" w:color="auto"/>
      </w:divBdr>
    </w:div>
    <w:div w:id="2049912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B56385-FD87-438D-A96E-C69645AC5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449</Words>
  <Characters>2563</Characters>
  <Application>Microsoft Office Word</Application>
  <DocSecurity>0</DocSecurity>
  <Lines>21</Lines>
  <Paragraphs>6</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3006</CharactersWithSpaces>
  <SharedDoc>false</SharedDoc>
  <HLinks>
    <vt:vector size="66" baseType="variant">
      <vt:variant>
        <vt:i4>1769533</vt:i4>
      </vt:variant>
      <vt:variant>
        <vt:i4>64</vt:i4>
      </vt:variant>
      <vt:variant>
        <vt:i4>0</vt:i4>
      </vt:variant>
      <vt:variant>
        <vt:i4>5</vt:i4>
      </vt:variant>
      <vt:variant>
        <vt:lpwstr/>
      </vt:variant>
      <vt:variant>
        <vt:lpwstr>_Toc56788476</vt:lpwstr>
      </vt:variant>
      <vt:variant>
        <vt:i4>1572925</vt:i4>
      </vt:variant>
      <vt:variant>
        <vt:i4>58</vt:i4>
      </vt:variant>
      <vt:variant>
        <vt:i4>0</vt:i4>
      </vt:variant>
      <vt:variant>
        <vt:i4>5</vt:i4>
      </vt:variant>
      <vt:variant>
        <vt:lpwstr/>
      </vt:variant>
      <vt:variant>
        <vt:lpwstr>_Toc56788475</vt:lpwstr>
      </vt:variant>
      <vt:variant>
        <vt:i4>1638461</vt:i4>
      </vt:variant>
      <vt:variant>
        <vt:i4>52</vt:i4>
      </vt:variant>
      <vt:variant>
        <vt:i4>0</vt:i4>
      </vt:variant>
      <vt:variant>
        <vt:i4>5</vt:i4>
      </vt:variant>
      <vt:variant>
        <vt:lpwstr/>
      </vt:variant>
      <vt:variant>
        <vt:lpwstr>_Toc56788474</vt:lpwstr>
      </vt:variant>
      <vt:variant>
        <vt:i4>1966141</vt:i4>
      </vt:variant>
      <vt:variant>
        <vt:i4>46</vt:i4>
      </vt:variant>
      <vt:variant>
        <vt:i4>0</vt:i4>
      </vt:variant>
      <vt:variant>
        <vt:i4>5</vt:i4>
      </vt:variant>
      <vt:variant>
        <vt:lpwstr/>
      </vt:variant>
      <vt:variant>
        <vt:lpwstr>_Toc56788473</vt:lpwstr>
      </vt:variant>
      <vt:variant>
        <vt:i4>2031677</vt:i4>
      </vt:variant>
      <vt:variant>
        <vt:i4>40</vt:i4>
      </vt:variant>
      <vt:variant>
        <vt:i4>0</vt:i4>
      </vt:variant>
      <vt:variant>
        <vt:i4>5</vt:i4>
      </vt:variant>
      <vt:variant>
        <vt:lpwstr/>
      </vt:variant>
      <vt:variant>
        <vt:lpwstr>_Toc56788472</vt:lpwstr>
      </vt:variant>
      <vt:variant>
        <vt:i4>1835069</vt:i4>
      </vt:variant>
      <vt:variant>
        <vt:i4>34</vt:i4>
      </vt:variant>
      <vt:variant>
        <vt:i4>0</vt:i4>
      </vt:variant>
      <vt:variant>
        <vt:i4>5</vt:i4>
      </vt:variant>
      <vt:variant>
        <vt:lpwstr/>
      </vt:variant>
      <vt:variant>
        <vt:lpwstr>_Toc56788471</vt:lpwstr>
      </vt:variant>
      <vt:variant>
        <vt:i4>1900605</vt:i4>
      </vt:variant>
      <vt:variant>
        <vt:i4>28</vt:i4>
      </vt:variant>
      <vt:variant>
        <vt:i4>0</vt:i4>
      </vt:variant>
      <vt:variant>
        <vt:i4>5</vt:i4>
      </vt:variant>
      <vt:variant>
        <vt:lpwstr/>
      </vt:variant>
      <vt:variant>
        <vt:lpwstr>_Toc56788470</vt:lpwstr>
      </vt:variant>
      <vt:variant>
        <vt:i4>1310780</vt:i4>
      </vt:variant>
      <vt:variant>
        <vt:i4>22</vt:i4>
      </vt:variant>
      <vt:variant>
        <vt:i4>0</vt:i4>
      </vt:variant>
      <vt:variant>
        <vt:i4>5</vt:i4>
      </vt:variant>
      <vt:variant>
        <vt:lpwstr/>
      </vt:variant>
      <vt:variant>
        <vt:lpwstr>_Toc56788469</vt:lpwstr>
      </vt:variant>
      <vt:variant>
        <vt:i4>1376316</vt:i4>
      </vt:variant>
      <vt:variant>
        <vt:i4>16</vt:i4>
      </vt:variant>
      <vt:variant>
        <vt:i4>0</vt:i4>
      </vt:variant>
      <vt:variant>
        <vt:i4>5</vt:i4>
      </vt:variant>
      <vt:variant>
        <vt:lpwstr/>
      </vt:variant>
      <vt:variant>
        <vt:lpwstr>_Toc56788468</vt:lpwstr>
      </vt:variant>
      <vt:variant>
        <vt:i4>1703996</vt:i4>
      </vt:variant>
      <vt:variant>
        <vt:i4>10</vt:i4>
      </vt:variant>
      <vt:variant>
        <vt:i4>0</vt:i4>
      </vt:variant>
      <vt:variant>
        <vt:i4>5</vt:i4>
      </vt:variant>
      <vt:variant>
        <vt:lpwstr/>
      </vt:variant>
      <vt:variant>
        <vt:lpwstr>_Toc56788467</vt:lpwstr>
      </vt:variant>
      <vt:variant>
        <vt:i4>1769532</vt:i4>
      </vt:variant>
      <vt:variant>
        <vt:i4>4</vt:i4>
      </vt:variant>
      <vt:variant>
        <vt:i4>0</vt:i4>
      </vt:variant>
      <vt:variant>
        <vt:i4>5</vt:i4>
      </vt:variant>
      <vt:variant>
        <vt:lpwstr/>
      </vt:variant>
      <vt:variant>
        <vt:lpwstr>_Toc56788466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2025-03-24T11:50:00Z</dcterms:created>
  <dcterms:modified xsi:type="dcterms:W3CDTF">2025-05-02T11:16:00Z</dcterms:modified>
</cp:coreProperties>
</file>